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E90F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Title: </w:t>
      </w:r>
      <w:r w:rsidRPr="00B8651A">
        <w:rPr>
          <w:rFonts w:ascii="Times New Roman" w:hAnsi="Times New Roman" w:cs="Times New Roman"/>
          <w:color w:val="000000"/>
          <w:lang w:bidi="th-TH"/>
        </w:rPr>
        <w:t xml:space="preserve">Graphical </w:t>
      </w:r>
      <w:r w:rsidRPr="00B8651A">
        <w:rPr>
          <w:rFonts w:ascii="Times New Roman" w:hAnsi="Times New Roman" w:cs="Times New Roman"/>
        </w:rPr>
        <w:t>Time-to-event (TTE) model diagnostics and evaluation techniques: A tutorial</w:t>
      </w:r>
    </w:p>
    <w:p w14:paraId="283BC978"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Authors (final order TBD): </w:t>
      </w:r>
      <w:r w:rsidRPr="00B8651A">
        <w:rPr>
          <w:rFonts w:ascii="Times New Roman" w:hAnsi="Times New Roman" w:cs="Times New Roman"/>
          <w:color w:val="000000"/>
          <w:lang w:bidi="th-TH"/>
        </w:rPr>
        <w:t xml:space="preserve">Giselle Brown (1), Jonathan French (2), Nidal Al-Huniti (3), Justin Wilkins(5), Benjamin Weber(1), Matthew M. </w:t>
      </w:r>
      <w:proofErr w:type="spellStart"/>
      <w:r w:rsidRPr="00B8651A">
        <w:rPr>
          <w:rFonts w:ascii="Times New Roman" w:hAnsi="Times New Roman" w:cs="Times New Roman"/>
          <w:color w:val="000000"/>
          <w:lang w:bidi="th-TH"/>
        </w:rPr>
        <w:t>Hutmacher</w:t>
      </w:r>
      <w:proofErr w:type="spellEnd"/>
      <w:r w:rsidRPr="00B8651A">
        <w:rPr>
          <w:rFonts w:ascii="Times New Roman" w:hAnsi="Times New Roman" w:cs="Times New Roman"/>
          <w:color w:val="000000"/>
          <w:lang w:bidi="th-TH"/>
        </w:rPr>
        <w:t xml:space="preserve"> (4), and the Model Evaluation Group of the International Society of Pharmacometrics (ISoP) Standards and Best Practices Committee.</w:t>
      </w:r>
    </w:p>
    <w:p w14:paraId="18ACB87E"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color w:val="000000"/>
          <w:lang w:bidi="th-TH"/>
        </w:rPr>
      </w:pPr>
      <w:r w:rsidRPr="00B8651A">
        <w:rPr>
          <w:rFonts w:ascii="Times New Roman" w:hAnsi="Times New Roman" w:cs="Times New Roman"/>
          <w:b/>
          <w:bCs/>
          <w:color w:val="000000"/>
          <w:lang w:bidi="th-TH"/>
        </w:rPr>
        <w:t>Affiliations:</w:t>
      </w:r>
    </w:p>
    <w:p w14:paraId="352E809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0"/>
          <w:lang w:bidi="th-TH"/>
        </w:rPr>
        <w:t xml:space="preserve">(1) </w:t>
      </w:r>
      <w:r w:rsidRPr="00B8651A">
        <w:rPr>
          <w:rFonts w:ascii="Times New Roman" w:hAnsi="Times New Roman" w:cs="Times New Roman"/>
          <w:color w:val="00000A"/>
          <w:lang w:bidi="th-TH"/>
        </w:rPr>
        <w:t>Boehringer Ingelheim Pharmaceuticals, Inc., Connecticut, USA</w:t>
      </w:r>
    </w:p>
    <w:p w14:paraId="5407A08E"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(2) Metrum Research Group, LLC, Connecticut, USA</w:t>
      </w:r>
    </w:p>
    <w:p w14:paraId="43A74BEA"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sidDel="004A44F0">
        <w:rPr>
          <w:rFonts w:ascii="Times New Roman" w:hAnsi="Times New Roman" w:cs="Times New Roman"/>
          <w:color w:val="00000A"/>
          <w:lang w:bidi="th-TH"/>
        </w:rPr>
        <w:t xml:space="preserve"> </w:t>
      </w:r>
      <w:r w:rsidRPr="00B8651A">
        <w:rPr>
          <w:rFonts w:ascii="Times New Roman" w:hAnsi="Times New Roman" w:cs="Times New Roman"/>
          <w:color w:val="00000A"/>
          <w:lang w:bidi="th-TH"/>
        </w:rPr>
        <w:t>(3) Quantitative Clinical Pharmacology, AstraZeneca, Waltham, Massachusetts, USA</w:t>
      </w:r>
    </w:p>
    <w:p w14:paraId="0418322B"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 (4) Ann Arbor Pharmacometrics Group </w:t>
      </w:r>
      <w:proofErr w:type="spellStart"/>
      <w:r w:rsidRPr="00B8651A">
        <w:rPr>
          <w:rFonts w:ascii="Times New Roman" w:hAnsi="Times New Roman" w:cs="Times New Roman"/>
          <w:color w:val="00000A"/>
          <w:lang w:bidi="th-TH"/>
        </w:rPr>
        <w:t>Inc</w:t>
      </w:r>
      <w:proofErr w:type="spellEnd"/>
      <w:r w:rsidRPr="00B8651A">
        <w:rPr>
          <w:rFonts w:ascii="Times New Roman" w:hAnsi="Times New Roman" w:cs="Times New Roman"/>
          <w:color w:val="00000A"/>
          <w:lang w:bidi="th-TH"/>
        </w:rPr>
        <w:t>, Michigan, USA</w:t>
      </w:r>
    </w:p>
    <w:p w14:paraId="2F494D26"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(5) </w:t>
      </w:r>
    </w:p>
    <w:p w14:paraId="2A21871E" w14:textId="77777777" w:rsidR="008C0AE7" w:rsidRPr="00B8651A" w:rsidRDefault="008C0AE7" w:rsidP="008C0AE7">
      <w:pPr>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Running title: </w:t>
      </w:r>
      <w:r w:rsidRPr="00B8651A">
        <w:rPr>
          <w:rFonts w:ascii="Times New Roman" w:hAnsi="Times New Roman" w:cs="Times New Roman"/>
          <w:color w:val="000000"/>
          <w:lang w:bidi="th-TH"/>
        </w:rPr>
        <w:t>A Tutorial on Graphical Evaluation of Time-to-Event Models</w:t>
      </w:r>
    </w:p>
    <w:p w14:paraId="63495B58"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lang w:bidi="th-TH"/>
        </w:rPr>
      </w:pPr>
      <w:r w:rsidRPr="00B8651A">
        <w:rPr>
          <w:rFonts w:ascii="Times New Roman" w:hAnsi="Times New Roman" w:cs="Times New Roman"/>
          <w:b/>
          <w:bCs/>
          <w:lang w:bidi="th-TH"/>
        </w:rPr>
        <w:t>Corresponding author:</w:t>
      </w:r>
    </w:p>
    <w:p w14:paraId="104229D2"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Giselle Brown, </w:t>
      </w:r>
      <w:r w:rsidRPr="00B8651A">
        <w:rPr>
          <w:rFonts w:ascii="Times New Roman" w:hAnsi="Times New Roman" w:cs="Times New Roman"/>
          <w:lang w:bidi="th-TH"/>
        </w:rPr>
        <w:t xml:space="preserve">900 </w:t>
      </w:r>
      <w:proofErr w:type="spellStart"/>
      <w:r w:rsidRPr="00B8651A">
        <w:rPr>
          <w:rFonts w:ascii="Times New Roman" w:hAnsi="Times New Roman" w:cs="Times New Roman"/>
          <w:lang w:bidi="th-TH"/>
        </w:rPr>
        <w:t>Ridgebury</w:t>
      </w:r>
      <w:proofErr w:type="spellEnd"/>
      <w:r w:rsidRPr="00B8651A">
        <w:rPr>
          <w:rFonts w:ascii="Times New Roman" w:hAnsi="Times New Roman" w:cs="Times New Roman"/>
          <w:lang w:bidi="th-TH"/>
        </w:rPr>
        <w:t xml:space="preserve"> Road, </w:t>
      </w:r>
      <w:proofErr w:type="spellStart"/>
      <w:r w:rsidRPr="00B8651A">
        <w:rPr>
          <w:rFonts w:ascii="Times New Roman" w:hAnsi="Times New Roman" w:cs="Times New Roman"/>
          <w:lang w:bidi="th-TH"/>
        </w:rPr>
        <w:t>Ridgefield</w:t>
      </w:r>
      <w:proofErr w:type="gramStart"/>
      <w:r w:rsidRPr="00B8651A">
        <w:rPr>
          <w:rFonts w:ascii="Times New Roman" w:hAnsi="Times New Roman" w:cs="Times New Roman"/>
          <w:lang w:bidi="th-TH"/>
        </w:rPr>
        <w:t>,CT</w:t>
      </w:r>
      <w:proofErr w:type="spellEnd"/>
      <w:proofErr w:type="gramEnd"/>
      <w:r w:rsidRPr="00B8651A">
        <w:rPr>
          <w:rFonts w:ascii="Times New Roman" w:hAnsi="Times New Roman" w:cs="Times New Roman"/>
          <w:lang w:bidi="th-TH"/>
        </w:rPr>
        <w:t>, giselle.brown@boehringer-ingelheim.com</w:t>
      </w:r>
    </w:p>
    <w:p w14:paraId="554B1183"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Key words: </w:t>
      </w:r>
      <w:r w:rsidRPr="00B8651A">
        <w:rPr>
          <w:rFonts w:ascii="Times New Roman" w:hAnsi="Times New Roman" w:cs="Times New Roman"/>
          <w:lang w:bidi="th-TH"/>
        </w:rPr>
        <w:t>Time to event analysis, Visual predictive check, Hazard, Survival analysis</w:t>
      </w:r>
    </w:p>
    <w:p w14:paraId="3BEBBF9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Word count: </w:t>
      </w:r>
      <w:r w:rsidRPr="00B8651A">
        <w:rPr>
          <w:rFonts w:ascii="Times New Roman" w:hAnsi="Times New Roman" w:cs="Times New Roman"/>
          <w:lang w:bidi="th-TH"/>
        </w:rPr>
        <w:t>--</w:t>
      </w:r>
    </w:p>
    <w:p w14:paraId="5E218DAB"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Figure count: </w:t>
      </w:r>
      <w:r w:rsidRPr="00B8651A">
        <w:rPr>
          <w:rFonts w:ascii="Times New Roman" w:hAnsi="Times New Roman" w:cs="Times New Roman"/>
          <w:lang w:bidi="th-TH"/>
        </w:rPr>
        <w:t>--</w:t>
      </w:r>
    </w:p>
    <w:p w14:paraId="4844D17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Table count: </w:t>
      </w:r>
      <w:r w:rsidRPr="00B8651A">
        <w:rPr>
          <w:rFonts w:ascii="Times New Roman" w:hAnsi="Times New Roman" w:cs="Times New Roman"/>
          <w:lang w:bidi="th-TH"/>
        </w:rPr>
        <w:t>--</w:t>
      </w:r>
    </w:p>
    <w:p w14:paraId="13244468" w14:textId="77777777" w:rsidR="008C0AE7" w:rsidRPr="00B8651A" w:rsidRDefault="008C0AE7" w:rsidP="008C0AE7">
      <w:pPr>
        <w:spacing w:after="100" w:afterAutospacing="1" w:line="240" w:lineRule="auto"/>
        <w:rPr>
          <w:rFonts w:ascii="Times New Roman" w:hAnsi="Times New Roman" w:cs="Times New Roman"/>
          <w:lang w:bidi="th-TH"/>
        </w:rPr>
      </w:pPr>
      <w:r w:rsidRPr="00B8651A">
        <w:rPr>
          <w:rFonts w:ascii="Times New Roman" w:hAnsi="Times New Roman" w:cs="Times New Roman"/>
          <w:b/>
          <w:bCs/>
          <w:lang w:bidi="th-TH"/>
        </w:rPr>
        <w:t xml:space="preserve">Reference count: </w:t>
      </w:r>
      <w:r w:rsidRPr="00B8651A">
        <w:rPr>
          <w:rFonts w:ascii="Times New Roman" w:hAnsi="Times New Roman" w:cs="Times New Roman"/>
          <w:lang w:bidi="th-TH"/>
        </w:rPr>
        <w:t>--</w:t>
      </w:r>
    </w:p>
    <w:p w14:paraId="71610785" w14:textId="77777777" w:rsidR="008C0AE7" w:rsidRPr="00B8651A" w:rsidRDefault="008C0AE7" w:rsidP="008C0AE7">
      <w:pPr>
        <w:spacing w:after="200" w:line="276" w:lineRule="auto"/>
        <w:rPr>
          <w:rFonts w:ascii="Times New Roman" w:hAnsi="Times New Roman" w:cs="Times New Roman"/>
          <w:bCs/>
        </w:rPr>
      </w:pPr>
      <w:r w:rsidRPr="00B8651A">
        <w:rPr>
          <w:rFonts w:ascii="Times New Roman" w:hAnsi="Times New Roman" w:cs="Times New Roman"/>
          <w:bCs/>
        </w:rPr>
        <w:br w:type="page"/>
      </w:r>
    </w:p>
    <w:p w14:paraId="326A6CEF" w14:textId="77777777" w:rsidR="008C0AE7" w:rsidRPr="003C6DD6" w:rsidRDefault="003A4930" w:rsidP="003C6DD6">
      <w:pPr>
        <w:pStyle w:val="Heading2"/>
      </w:pPr>
      <w:r>
        <w:lastRenderedPageBreak/>
        <w:t xml:space="preserve">Introduction </w:t>
      </w:r>
    </w:p>
    <w:p w14:paraId="37E1CACA"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simulation and re-estimation based exercise was performed on a simplified case study based on a realistic frame work</w:t>
      </w:r>
    </w:p>
    <w:p w14:paraId="6C2D8989"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the case study was simulated from a known scenario defined by a model (whose parameters are h</w:t>
      </w:r>
      <w:r w:rsidRPr="003C6DD6">
        <w:rPr>
          <w:rFonts w:ascii="Times New Roman" w:hAnsi="Times New Roman" w:cs="Times New Roman"/>
          <w:i/>
          <w:iCs/>
          <w:color w:val="7030A0"/>
          <w:vertAlign w:val="subscript"/>
        </w:rPr>
        <w:t>0</w:t>
      </w:r>
      <w:r w:rsidRPr="003C6DD6">
        <w:rPr>
          <w:rFonts w:ascii="Times New Roman" w:hAnsi="Times New Roman" w:cs="Times New Roman"/>
          <w:i/>
          <w:iCs/>
          <w:color w:val="7030A0"/>
        </w:rPr>
        <w:t xml:space="preserve">, f(u)~AUC, f(u)~gender)   </w:t>
      </w:r>
    </w:p>
    <w:p w14:paraId="2A024B06"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define misspecification systematically (see table below) </w:t>
      </w:r>
    </w:p>
    <w:p w14:paraId="35050191"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We fit the true and misspecified models to the case study data </w:t>
      </w:r>
    </w:p>
    <w:p w14:paraId="1C19F018"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Clarify objectives </w:t>
      </w:r>
    </w:p>
    <w:p w14:paraId="2A1C8915" w14:textId="77777777" w:rsidR="008C0AE7" w:rsidRPr="003C6DD6" w:rsidRDefault="008C0AE7" w:rsidP="008C0AE7">
      <w:pPr>
        <w:ind w:firstLine="720"/>
        <w:rPr>
          <w:rFonts w:ascii="Times New Roman" w:hAnsi="Times New Roman" w:cs="Times New Roman"/>
          <w:i/>
          <w:iCs/>
          <w:color w:val="7030A0"/>
        </w:rPr>
      </w:pPr>
      <w:r w:rsidRPr="003C6DD6">
        <w:rPr>
          <w:rFonts w:ascii="Times New Roman" w:hAnsi="Times New Roman" w:cs="Times New Roman"/>
          <w:i/>
          <w:iCs/>
          <w:color w:val="7030A0"/>
        </w:rPr>
        <w:t xml:space="preserve">Notes from our last meeting: </w:t>
      </w:r>
    </w:p>
    <w:p w14:paraId="23C3C598"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Manuscript objectives and summary </w:t>
      </w:r>
    </w:p>
    <w:p w14:paraId="28801F54" w14:textId="77777777" w:rsidR="008C0AE7" w:rsidRPr="003C6DD6" w:rsidRDefault="008C0AE7" w:rsidP="008C0AE7">
      <w:pPr>
        <w:pStyle w:val="ListParagraph"/>
        <w:numPr>
          <w:ilvl w:val="3"/>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Objective: provide an overview on diagnostics to evaluate for single TTE models </w:t>
      </w:r>
    </w:p>
    <w:p w14:paraId="563E9B74" w14:textId="77777777" w:rsidR="008C0AE7" w:rsidRPr="003C6DD6" w:rsidRDefault="008C0AE7" w:rsidP="008C0AE7">
      <w:pPr>
        <w:pStyle w:val="ListParagraph"/>
        <w:numPr>
          <w:ilvl w:val="3"/>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Summary: In the simulation and re-estimation exercise, the single TTE data was simulated from a known set of parameters. The parameters were then re-estimated from true and misspecified models (see table below). Plots were created and evaluated determine their diagnostics capabilities </w:t>
      </w:r>
    </w:p>
    <w:tbl>
      <w:tblPr>
        <w:tblStyle w:val="TableGrid"/>
        <w:tblpPr w:leftFromText="180" w:rightFromText="180" w:vertAnchor="text" w:horzAnchor="margin" w:tblpXSpec="center" w:tblpY="17"/>
        <w:tblW w:w="0" w:type="auto"/>
        <w:tblLook w:val="04A0" w:firstRow="1" w:lastRow="0" w:firstColumn="1" w:lastColumn="0" w:noHBand="0" w:noVBand="1"/>
      </w:tblPr>
      <w:tblGrid>
        <w:gridCol w:w="1166"/>
        <w:gridCol w:w="1732"/>
        <w:gridCol w:w="1440"/>
        <w:gridCol w:w="1890"/>
      </w:tblGrid>
      <w:tr w:rsidR="003C6DD6" w:rsidRPr="003C6DD6" w14:paraId="0C8B7519" w14:textId="77777777" w:rsidTr="00273700">
        <w:trPr>
          <w:trHeight w:val="273"/>
        </w:trPr>
        <w:tc>
          <w:tcPr>
            <w:tcW w:w="1166" w:type="dxa"/>
          </w:tcPr>
          <w:p w14:paraId="3ADE84FC"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Scenario</w:t>
            </w:r>
          </w:p>
        </w:tc>
        <w:tc>
          <w:tcPr>
            <w:tcW w:w="1732" w:type="dxa"/>
          </w:tcPr>
          <w:p w14:paraId="05A09B3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Hazard function </w:t>
            </w:r>
          </w:p>
        </w:tc>
        <w:tc>
          <w:tcPr>
            <w:tcW w:w="1440" w:type="dxa"/>
          </w:tcPr>
          <w:p w14:paraId="7D6EE3B1"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Drug effect </w:t>
            </w:r>
          </w:p>
        </w:tc>
        <w:tc>
          <w:tcPr>
            <w:tcW w:w="1890" w:type="dxa"/>
          </w:tcPr>
          <w:p w14:paraId="2221FA4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Covariate effect </w:t>
            </w:r>
          </w:p>
        </w:tc>
      </w:tr>
      <w:tr w:rsidR="003C6DD6" w:rsidRPr="003C6DD6" w14:paraId="72A65333" w14:textId="77777777" w:rsidTr="00273700">
        <w:trPr>
          <w:trHeight w:val="273"/>
        </w:trPr>
        <w:tc>
          <w:tcPr>
            <w:tcW w:w="1166" w:type="dxa"/>
          </w:tcPr>
          <w:p w14:paraId="5D180ADC"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1</w:t>
            </w:r>
          </w:p>
        </w:tc>
        <w:tc>
          <w:tcPr>
            <w:tcW w:w="1732" w:type="dxa"/>
          </w:tcPr>
          <w:p w14:paraId="7E657E66"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Weibull </w:t>
            </w:r>
          </w:p>
        </w:tc>
        <w:tc>
          <w:tcPr>
            <w:tcW w:w="1440" w:type="dxa"/>
          </w:tcPr>
          <w:p w14:paraId="16AEFF26"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527F2474"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566A4B72" w14:textId="77777777" w:rsidTr="00273700">
        <w:trPr>
          <w:trHeight w:val="285"/>
        </w:trPr>
        <w:tc>
          <w:tcPr>
            <w:tcW w:w="1166" w:type="dxa"/>
          </w:tcPr>
          <w:p w14:paraId="71D2BC4B"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2</w:t>
            </w:r>
          </w:p>
        </w:tc>
        <w:tc>
          <w:tcPr>
            <w:tcW w:w="1732" w:type="dxa"/>
          </w:tcPr>
          <w:p w14:paraId="3C8E715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3F9E3C2B"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Emax</w:t>
            </w:r>
          </w:p>
        </w:tc>
        <w:tc>
          <w:tcPr>
            <w:tcW w:w="1890" w:type="dxa"/>
          </w:tcPr>
          <w:p w14:paraId="34770E3F"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23D9DFC6" w14:textId="77777777" w:rsidTr="00273700">
        <w:trPr>
          <w:trHeight w:val="298"/>
        </w:trPr>
        <w:tc>
          <w:tcPr>
            <w:tcW w:w="1166" w:type="dxa"/>
          </w:tcPr>
          <w:p w14:paraId="46DD35F8"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3</w:t>
            </w:r>
          </w:p>
        </w:tc>
        <w:tc>
          <w:tcPr>
            <w:tcW w:w="1732" w:type="dxa"/>
          </w:tcPr>
          <w:p w14:paraId="2F6C57F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6A7775A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p>
        </w:tc>
        <w:tc>
          <w:tcPr>
            <w:tcW w:w="1890" w:type="dxa"/>
          </w:tcPr>
          <w:p w14:paraId="03E92FC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2F8EC762" w14:textId="77777777" w:rsidTr="00273700">
        <w:trPr>
          <w:trHeight w:val="285"/>
        </w:trPr>
        <w:tc>
          <w:tcPr>
            <w:tcW w:w="1166" w:type="dxa"/>
          </w:tcPr>
          <w:p w14:paraId="786A6E8A"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4</w:t>
            </w:r>
          </w:p>
        </w:tc>
        <w:tc>
          <w:tcPr>
            <w:tcW w:w="1732" w:type="dxa"/>
          </w:tcPr>
          <w:p w14:paraId="261FAC81"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28299AD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5F25287A"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060D868D" w14:textId="77777777" w:rsidTr="00273700">
        <w:trPr>
          <w:trHeight w:val="285"/>
        </w:trPr>
        <w:tc>
          <w:tcPr>
            <w:tcW w:w="1166" w:type="dxa"/>
          </w:tcPr>
          <w:p w14:paraId="1383C622"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5</w:t>
            </w:r>
          </w:p>
        </w:tc>
        <w:tc>
          <w:tcPr>
            <w:tcW w:w="1732" w:type="dxa"/>
          </w:tcPr>
          <w:p w14:paraId="4154BD6D"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p>
        </w:tc>
        <w:tc>
          <w:tcPr>
            <w:tcW w:w="1440" w:type="dxa"/>
          </w:tcPr>
          <w:p w14:paraId="6AF3C57A"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24EBD31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21A3DC08" w14:textId="77777777" w:rsidTr="00273700">
        <w:trPr>
          <w:trHeight w:val="285"/>
        </w:trPr>
        <w:tc>
          <w:tcPr>
            <w:tcW w:w="1166" w:type="dxa"/>
          </w:tcPr>
          <w:p w14:paraId="4FEF925C"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6</w:t>
            </w:r>
          </w:p>
        </w:tc>
        <w:tc>
          <w:tcPr>
            <w:tcW w:w="1732" w:type="dxa"/>
          </w:tcPr>
          <w:p w14:paraId="34CEA3AC"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7669C590"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52CD1B7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7974A058" w14:textId="77777777" w:rsidTr="00273700">
        <w:trPr>
          <w:trHeight w:val="285"/>
        </w:trPr>
        <w:tc>
          <w:tcPr>
            <w:tcW w:w="1166" w:type="dxa"/>
          </w:tcPr>
          <w:p w14:paraId="263CE80A"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7</w:t>
            </w:r>
          </w:p>
        </w:tc>
        <w:tc>
          <w:tcPr>
            <w:tcW w:w="1732" w:type="dxa"/>
          </w:tcPr>
          <w:p w14:paraId="099E85E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2183A03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51A6721D"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1ADF6420" w14:textId="77777777" w:rsidTr="00273700">
        <w:trPr>
          <w:trHeight w:val="298"/>
        </w:trPr>
        <w:tc>
          <w:tcPr>
            <w:tcW w:w="1166" w:type="dxa"/>
          </w:tcPr>
          <w:p w14:paraId="0A3839B2"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8</w:t>
            </w:r>
          </w:p>
        </w:tc>
        <w:tc>
          <w:tcPr>
            <w:tcW w:w="1732" w:type="dxa"/>
          </w:tcPr>
          <w:p w14:paraId="2A0A2088"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618EC41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3D05998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2F67B11D" w14:textId="77777777" w:rsidTr="00273700">
        <w:trPr>
          <w:trHeight w:val="298"/>
        </w:trPr>
        <w:tc>
          <w:tcPr>
            <w:tcW w:w="6228" w:type="dxa"/>
            <w:gridSpan w:val="4"/>
          </w:tcPr>
          <w:p w14:paraId="0710ED2E"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=Misspecified </w:t>
            </w:r>
          </w:p>
        </w:tc>
      </w:tr>
    </w:tbl>
    <w:p w14:paraId="3802703D" w14:textId="77777777" w:rsidR="008C0AE7" w:rsidRPr="003C6DD6" w:rsidRDefault="008C0AE7" w:rsidP="008C0AE7">
      <w:pPr>
        <w:rPr>
          <w:rFonts w:ascii="Times New Roman" w:hAnsi="Times New Roman" w:cs="Times New Roman"/>
          <w:i/>
          <w:iCs/>
          <w:color w:val="7030A0"/>
        </w:rPr>
      </w:pPr>
    </w:p>
    <w:p w14:paraId="5098B1AC" w14:textId="77777777" w:rsidR="008C0AE7" w:rsidRPr="003C6DD6" w:rsidRDefault="008C0AE7" w:rsidP="008C0AE7">
      <w:pPr>
        <w:pStyle w:val="ListParagraph"/>
        <w:ind w:left="360"/>
        <w:rPr>
          <w:rFonts w:ascii="Times New Roman" w:hAnsi="Times New Roman" w:cs="Times New Roman"/>
          <w:i/>
          <w:iCs/>
          <w:color w:val="7030A0"/>
        </w:rPr>
      </w:pPr>
    </w:p>
    <w:p w14:paraId="0CE4E157" w14:textId="77777777" w:rsidR="008C0AE7" w:rsidRPr="003C6DD6" w:rsidRDefault="008C0AE7" w:rsidP="008C0AE7">
      <w:pPr>
        <w:pStyle w:val="ListParagraph"/>
        <w:ind w:left="360"/>
        <w:rPr>
          <w:rFonts w:ascii="Times New Roman" w:hAnsi="Times New Roman" w:cs="Times New Roman"/>
          <w:i/>
          <w:iCs/>
          <w:color w:val="7030A0"/>
        </w:rPr>
      </w:pPr>
    </w:p>
    <w:p w14:paraId="43A56F84" w14:textId="77777777" w:rsidR="008C0AE7" w:rsidRPr="00B8651A" w:rsidRDefault="008C0AE7" w:rsidP="008C0AE7">
      <w:pPr>
        <w:pStyle w:val="ListParagraph"/>
        <w:ind w:left="360"/>
        <w:rPr>
          <w:rFonts w:ascii="Times New Roman" w:hAnsi="Times New Roman" w:cs="Times New Roman"/>
          <w:i/>
          <w:iCs/>
        </w:rPr>
      </w:pPr>
    </w:p>
    <w:p w14:paraId="3CB3FB89" w14:textId="77777777" w:rsidR="008C0AE7" w:rsidRPr="00B8651A" w:rsidRDefault="008C0AE7" w:rsidP="008C0AE7">
      <w:pPr>
        <w:pStyle w:val="ListParagraph"/>
        <w:ind w:left="360"/>
        <w:rPr>
          <w:rFonts w:ascii="Times New Roman" w:hAnsi="Times New Roman" w:cs="Times New Roman"/>
          <w:i/>
          <w:iCs/>
        </w:rPr>
      </w:pPr>
    </w:p>
    <w:p w14:paraId="5FC595C7" w14:textId="77777777" w:rsidR="008C0AE7" w:rsidRPr="00B8651A" w:rsidRDefault="008C0AE7" w:rsidP="008C0AE7">
      <w:pPr>
        <w:pStyle w:val="ListParagraph"/>
        <w:ind w:left="360"/>
        <w:rPr>
          <w:rFonts w:ascii="Times New Roman" w:hAnsi="Times New Roman" w:cs="Times New Roman"/>
          <w:i/>
          <w:iCs/>
        </w:rPr>
      </w:pPr>
    </w:p>
    <w:p w14:paraId="3A0FD96C" w14:textId="77777777" w:rsidR="008C0AE7" w:rsidRPr="00B8651A" w:rsidRDefault="008C0AE7" w:rsidP="008C0AE7">
      <w:pPr>
        <w:rPr>
          <w:rFonts w:ascii="Times New Roman" w:hAnsi="Times New Roman" w:cs="Times New Roman"/>
        </w:rPr>
      </w:pPr>
    </w:p>
    <w:p w14:paraId="0D14CDD1" w14:textId="77777777" w:rsidR="008C0AE7" w:rsidRPr="00B8651A" w:rsidRDefault="008C0AE7" w:rsidP="008C0AE7">
      <w:pPr>
        <w:rPr>
          <w:rFonts w:ascii="Times New Roman" w:hAnsi="Times New Roman" w:cs="Times New Roman"/>
        </w:rPr>
      </w:pPr>
    </w:p>
    <w:p w14:paraId="72288CA3" w14:textId="77777777" w:rsidR="008C0AE7" w:rsidRPr="00B8651A" w:rsidRDefault="008C0AE7" w:rsidP="008C0AE7">
      <w:pPr>
        <w:rPr>
          <w:rFonts w:ascii="Times New Roman" w:hAnsi="Times New Roman" w:cs="Times New Roman"/>
        </w:rPr>
      </w:pPr>
    </w:p>
    <w:p w14:paraId="18A82E85" w14:textId="77777777" w:rsidR="008C0AE7" w:rsidRPr="00B8651A" w:rsidRDefault="008C0AE7" w:rsidP="008C0AE7">
      <w:pPr>
        <w:pStyle w:val="ListParagraph"/>
        <w:ind w:left="360"/>
        <w:rPr>
          <w:rFonts w:ascii="Times New Roman" w:hAnsi="Times New Roman" w:cs="Times New Roman"/>
        </w:rPr>
      </w:pPr>
    </w:p>
    <w:p w14:paraId="070D6DFA" w14:textId="77777777" w:rsidR="008C0AE7" w:rsidRPr="00B8651A" w:rsidRDefault="008C0AE7" w:rsidP="008C0AE7">
      <w:pPr>
        <w:pStyle w:val="ListParagraph"/>
        <w:ind w:left="360"/>
        <w:rPr>
          <w:rFonts w:ascii="Times New Roman" w:hAnsi="Times New Roman" w:cs="Times New Roman"/>
        </w:rPr>
      </w:pPr>
    </w:p>
    <w:p w14:paraId="2940B224" w14:textId="77777777" w:rsidR="008C0AE7" w:rsidRPr="00B8651A" w:rsidRDefault="008C0AE7" w:rsidP="008C0AE7">
      <w:pPr>
        <w:spacing w:line="276" w:lineRule="auto"/>
        <w:rPr>
          <w:rFonts w:ascii="Times New Roman" w:hAnsi="Times New Roman" w:cs="Times New Roman"/>
        </w:rPr>
      </w:pPr>
    </w:p>
    <w:p w14:paraId="31FEC9E6" w14:textId="77777777" w:rsidR="008C0AE7" w:rsidRPr="00B8651A" w:rsidRDefault="008C0AE7" w:rsidP="008C0AE7">
      <w:pPr>
        <w:spacing w:line="276" w:lineRule="auto"/>
        <w:rPr>
          <w:rFonts w:ascii="Times New Roman" w:hAnsi="Times New Roman" w:cs="Times New Roman"/>
        </w:rPr>
      </w:pPr>
    </w:p>
    <w:p w14:paraId="16944696" w14:textId="77777777" w:rsidR="008C0AE7" w:rsidRPr="00B8651A" w:rsidRDefault="008C0AE7" w:rsidP="008C0AE7">
      <w:pPr>
        <w:spacing w:line="276" w:lineRule="auto"/>
        <w:rPr>
          <w:rFonts w:ascii="Times New Roman" w:hAnsi="Times New Roman" w:cs="Times New Roman"/>
        </w:rPr>
      </w:pPr>
    </w:p>
    <w:p w14:paraId="5164ADA6" w14:textId="77777777" w:rsidR="003A4930" w:rsidRDefault="003A4930" w:rsidP="003A4930">
      <w:pPr>
        <w:spacing w:line="276" w:lineRule="auto"/>
        <w:rPr>
          <w:rFonts w:ascii="Times New Roman" w:hAnsi="Times New Roman" w:cs="Times New Roman"/>
        </w:rPr>
      </w:pPr>
      <w:r>
        <w:rPr>
          <w:rFonts w:ascii="Times New Roman" w:hAnsi="Times New Roman" w:cs="Times New Roman"/>
        </w:rPr>
        <w:t xml:space="preserve">The tutorial is intended for individuals with limited experience in applying </w:t>
      </w:r>
      <w:ins w:id="0" w:author="Jonathan French" w:date="2017-11-18T09:46:00Z">
        <w:r w:rsidR="00220A35">
          <w:rPr>
            <w:rFonts w:ascii="Times New Roman" w:hAnsi="Times New Roman" w:cs="Times New Roman"/>
          </w:rPr>
          <w:t xml:space="preserve">parametric </w:t>
        </w:r>
      </w:ins>
      <w:r>
        <w:rPr>
          <w:rFonts w:ascii="Times New Roman" w:hAnsi="Times New Roman" w:cs="Times New Roman"/>
        </w:rPr>
        <w:t>time-to-event models. Despite the focus on beginners, the tutorial can also serve as reference for more experienced users. Its objective is to provide an overview on available visual diagnostic for time-to-event analysis. SINGLE TTE vs. RTTE</w:t>
      </w:r>
    </w:p>
    <w:p w14:paraId="1E66AC3F" w14:textId="77777777" w:rsidR="003A4930" w:rsidRDefault="003A4930" w:rsidP="003A4930">
      <w:pPr>
        <w:spacing w:line="276" w:lineRule="auto"/>
        <w:rPr>
          <w:rFonts w:ascii="Times New Roman" w:hAnsi="Times New Roman" w:cs="Times New Roman"/>
        </w:rPr>
      </w:pPr>
    </w:p>
    <w:p w14:paraId="63EAB8CA" w14:textId="77777777" w:rsidR="003A4930" w:rsidRPr="00B8651A" w:rsidRDefault="003A4930" w:rsidP="003A4930">
      <w:pPr>
        <w:spacing w:line="276" w:lineRule="auto"/>
        <w:rPr>
          <w:rFonts w:ascii="Times New Roman" w:hAnsi="Times New Roman" w:cs="Times New Roman"/>
        </w:rPr>
      </w:pPr>
      <w:r>
        <w:rPr>
          <w:rFonts w:ascii="Times New Roman" w:hAnsi="Times New Roman" w:cs="Times New Roman"/>
        </w:rPr>
        <w:t xml:space="preserve">This tutorial uses clinical trial simulation (i.e., simulation and re-estimation methods) to illustrate the application of visual diagnostics for time-to-event analyses. The </w:t>
      </w:r>
      <w:proofErr w:type="gramStart"/>
      <w:r>
        <w:rPr>
          <w:rFonts w:ascii="Times New Roman" w:hAnsi="Times New Roman" w:cs="Times New Roman"/>
        </w:rPr>
        <w:t>number of hospitalizations in a phase two dose finding trial are</w:t>
      </w:r>
      <w:proofErr w:type="gramEnd"/>
      <w:r>
        <w:rPr>
          <w:rFonts w:ascii="Times New Roman" w:hAnsi="Times New Roman" w:cs="Times New Roman"/>
        </w:rPr>
        <w:t xml:space="preserve"> simulated from a known parametric time-to-event model. The t</w:t>
      </w:r>
      <w:r w:rsidR="001D471F">
        <w:rPr>
          <w:rFonts w:ascii="Times New Roman" w:hAnsi="Times New Roman" w:cs="Times New Roman"/>
        </w:rPr>
        <w:t xml:space="preserve">rue (known) model and seven </w:t>
      </w:r>
      <w:proofErr w:type="spellStart"/>
      <w:r w:rsidR="001D471F">
        <w:rPr>
          <w:rFonts w:ascii="Times New Roman" w:hAnsi="Times New Roman" w:cs="Times New Roman"/>
        </w:rPr>
        <w:t>mis</w:t>
      </w:r>
      <w:proofErr w:type="spellEnd"/>
      <w:r>
        <w:rPr>
          <w:rFonts w:ascii="Times New Roman" w:hAnsi="Times New Roman" w:cs="Times New Roman"/>
        </w:rPr>
        <w:t>-specified models are then systematically fit to the data (TABLE X). A set of visual diagnostics was subsequently generated for all eight models. Overall, this tutorial attempts to provide a realistic application of time-to-event analyses in clinical drug development. However, some simplifications were made to allow focusing on the key aspects of visual diagnostics for TTE analyses (e.g</w:t>
      </w:r>
      <w:r w:rsidR="001D471F">
        <w:rPr>
          <w:rFonts w:ascii="Times New Roman" w:hAnsi="Times New Roman" w:cs="Times New Roman"/>
        </w:rPr>
        <w:t xml:space="preserve">., restricting the number of </w:t>
      </w:r>
      <w:proofErr w:type="spellStart"/>
      <w:r w:rsidR="001D471F">
        <w:rPr>
          <w:rFonts w:ascii="Times New Roman" w:hAnsi="Times New Roman" w:cs="Times New Roman"/>
        </w:rPr>
        <w:t>mi</w:t>
      </w:r>
      <w:r>
        <w:rPr>
          <w:rFonts w:ascii="Times New Roman" w:hAnsi="Times New Roman" w:cs="Times New Roman"/>
        </w:rPr>
        <w:t>s</w:t>
      </w:r>
      <w:proofErr w:type="spellEnd"/>
      <w:r>
        <w:rPr>
          <w:rFonts w:ascii="Times New Roman" w:hAnsi="Times New Roman" w:cs="Times New Roman"/>
        </w:rPr>
        <w:t xml:space="preserve">-specified hazard functions and covariates influencing the hazard).  </w:t>
      </w:r>
    </w:p>
    <w:p w14:paraId="3EBFF74C" w14:textId="77777777" w:rsidR="003A4930" w:rsidRPr="00B8651A" w:rsidRDefault="003A4930" w:rsidP="003A4930">
      <w:pPr>
        <w:spacing w:after="200" w:line="276" w:lineRule="auto"/>
        <w:rPr>
          <w:rFonts w:ascii="Times New Roman" w:hAnsi="Times New Roman" w:cs="Times New Roman"/>
        </w:rPr>
      </w:pPr>
      <w:r w:rsidRPr="00B8651A">
        <w:rPr>
          <w:rFonts w:ascii="Times New Roman" w:hAnsi="Times New Roman" w:cs="Times New Roman"/>
        </w:rPr>
        <w:br w:type="page"/>
      </w:r>
    </w:p>
    <w:p w14:paraId="657EF73F" w14:textId="77777777" w:rsidR="008C0AE7" w:rsidRPr="00B8651A" w:rsidRDefault="003A4930" w:rsidP="00222E8B">
      <w:pPr>
        <w:pStyle w:val="Heading2"/>
      </w:pPr>
      <w:r>
        <w:lastRenderedPageBreak/>
        <w:t xml:space="preserve">Case study </w:t>
      </w:r>
    </w:p>
    <w:p w14:paraId="52E02784"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design of the case study </w:t>
      </w:r>
    </w:p>
    <w:p w14:paraId="7C58E7EA"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Two goals/tasks in this section: </w:t>
      </w:r>
    </w:p>
    <w:p w14:paraId="79C5EA99" w14:textId="77777777" w:rsidR="008C0AE7" w:rsidRPr="003C6DD6" w:rsidRDefault="008C0AE7" w:rsidP="007C1D8B">
      <w:pPr>
        <w:pStyle w:val="ListParagraph"/>
        <w:numPr>
          <w:ilvl w:val="0"/>
          <w:numId w:val="8"/>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First, describe the design of the trial as you would do it for a real trial</w:t>
      </w:r>
    </w:p>
    <w:p w14:paraId="38C5F3AE" w14:textId="77777777" w:rsidR="008C0AE7" w:rsidRPr="003C6DD6" w:rsidRDefault="008C0AE7" w:rsidP="007C1D8B">
      <w:pPr>
        <w:pStyle w:val="ListParagraph"/>
        <w:spacing w:line="276" w:lineRule="auto"/>
        <w:ind w:left="2880"/>
        <w:rPr>
          <w:rFonts w:ascii="Times New Roman" w:hAnsi="Times New Roman" w:cs="Times New Roman"/>
          <w:i/>
          <w:iCs/>
          <w:color w:val="7030A0"/>
        </w:rPr>
      </w:pPr>
      <w:r w:rsidRPr="003C6DD6">
        <w:rPr>
          <w:rFonts w:ascii="Times New Roman" w:hAnsi="Times New Roman" w:cs="Times New Roman"/>
          <w:i/>
          <w:iCs/>
          <w:color w:val="7030A0"/>
        </w:rPr>
        <w:t>Second, describe how assumptions/procedures for the clinical trial simulation</w:t>
      </w:r>
    </w:p>
    <w:p w14:paraId="1D223D0B"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Goal: Tell the reader how the data was simulated (include distribution used, how censoring was simulated) while keeping the technical language to a minimum; move technical take and notation to the appendix </w:t>
      </w:r>
    </w:p>
    <w:p w14:paraId="458C98E0"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the data. Use KM plots, exposure response box plots, demographic plots (table or box plots by dose) </w:t>
      </w:r>
    </w:p>
    <w:p w14:paraId="3DD1A6F6" w14:textId="77777777" w:rsidR="00143614" w:rsidRDefault="00143614" w:rsidP="001C6C78">
      <w:pPr>
        <w:spacing w:line="276" w:lineRule="auto"/>
        <w:rPr>
          <w:rFonts w:ascii="Times New Roman" w:hAnsi="Times New Roman" w:cs="Times New Roman"/>
        </w:rPr>
      </w:pPr>
    </w:p>
    <w:p w14:paraId="2EFF0030"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For this case study the desired effects of an investigational new drug on the incidence of hospitalization (i.e., the event of interest) were tested in a phase II dose finding study. </w:t>
      </w:r>
    </w:p>
    <w:p w14:paraId="07B6FC98"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A total of 800 patients suffering from a cardiovascular disease were randomized into four parallel treatment groups (n = 200 per treatment group). The patients received ether </w:t>
      </w:r>
      <w:r w:rsidRPr="00184FBE">
        <w:rPr>
          <w:rFonts w:ascii="Times New Roman" w:hAnsi="Times New Roman" w:cs="Times New Roman"/>
        </w:rPr>
        <w:t>a 0 (placebo) 1, 3 or 10 mg tablet once per day</w:t>
      </w:r>
      <w:r>
        <w:rPr>
          <w:rFonts w:ascii="Times New Roman" w:hAnsi="Times New Roman" w:cs="Times New Roman"/>
        </w:rPr>
        <w:t xml:space="preserve"> for 24 weeks</w:t>
      </w:r>
      <w:r w:rsidRPr="00184FBE">
        <w:rPr>
          <w:rFonts w:ascii="Times New Roman" w:hAnsi="Times New Roman" w:cs="Times New Roman"/>
        </w:rPr>
        <w:t>.</w:t>
      </w:r>
      <w:r>
        <w:rPr>
          <w:rFonts w:ascii="Times New Roman" w:hAnsi="Times New Roman" w:cs="Times New Roman"/>
        </w:rPr>
        <w:t xml:space="preserve"> Hospitalizations were recorded on a weekly basis. During week five, sparse blood sampling was conducted once per patients so that individual level pharmacokinetic parameters could be obtained. </w:t>
      </w:r>
    </w:p>
    <w:p w14:paraId="12050DD1"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From previous studies, the investigational new drug is known to achieve pharmacokinetic steady state within 72h. Also, the drug’s </w:t>
      </w:r>
      <w:r w:rsidRPr="00184FBE">
        <w:rPr>
          <w:rFonts w:ascii="Times New Roman" w:hAnsi="Times New Roman" w:cs="Times New Roman"/>
        </w:rPr>
        <w:t xml:space="preserve">apparent clearance (CL/F) </w:t>
      </w:r>
      <w:r>
        <w:rPr>
          <w:rFonts w:ascii="Times New Roman" w:hAnsi="Times New Roman" w:cs="Times New Roman"/>
        </w:rPr>
        <w:t>was shown to be</w:t>
      </w:r>
      <w:r w:rsidRPr="00184FBE">
        <w:rPr>
          <w:rFonts w:ascii="Times New Roman" w:hAnsi="Times New Roman" w:cs="Times New Roman"/>
        </w:rPr>
        <w:t xml:space="preserve"> 1 L/h, distributed log-normally across subjects, with an approximate 30% coefficient of variation</w:t>
      </w:r>
      <w:r>
        <w:rPr>
          <w:rFonts w:ascii="Times New Roman" w:hAnsi="Times New Roman" w:cs="Times New Roman"/>
        </w:rPr>
        <w:t xml:space="preserve">. </w:t>
      </w:r>
    </w:p>
    <w:p w14:paraId="66EFC00C" w14:textId="77777777" w:rsidR="00E03907" w:rsidRDefault="00E03907" w:rsidP="00E03907">
      <w:pPr>
        <w:spacing w:after="200" w:line="276" w:lineRule="auto"/>
        <w:rPr>
          <w:rFonts w:ascii="Times New Roman" w:hAnsi="Times New Roman" w:cs="Times New Roman"/>
        </w:rPr>
      </w:pPr>
    </w:p>
    <w:p w14:paraId="16A7843F" w14:textId="77777777" w:rsidR="00E03907" w:rsidRDefault="00E03907" w:rsidP="00E03907">
      <w:pPr>
        <w:pStyle w:val="Heading3"/>
      </w:pPr>
      <w:r>
        <w:t>Data Simulation and Assumptions</w:t>
      </w:r>
    </w:p>
    <w:p w14:paraId="33893057"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The drug effect on the hazard was assumed to be driven by plasma exposure, explicitly AUC</w:t>
      </w:r>
      <w:proofErr w:type="gramStart"/>
      <w:r w:rsidRPr="002C6723">
        <w:rPr>
          <w:rFonts w:ascii="Times New Roman" w:hAnsi="Times New Roman" w:cs="Times New Roman"/>
        </w:rPr>
        <w:t>,0</w:t>
      </w:r>
      <w:proofErr w:type="gramEnd"/>
      <w:r w:rsidRPr="002C6723">
        <w:rPr>
          <w:rFonts w:ascii="Times New Roman" w:hAnsi="Times New Roman" w:cs="Times New Roman"/>
        </w:rPr>
        <w:t xml:space="preserve">-tau,ss and gender. </w:t>
      </w:r>
    </w:p>
    <w:p w14:paraId="31105013"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higher the exposure the lower the risk of hospitalization. Males were assumed to be XXX. </w:t>
      </w:r>
    </w:p>
    <w:p w14:paraId="59DCB3E8"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placebo doses subjects are the reference group for this analysis (dose / AUC = 0 and gender = male). The onset half-life of the exposure effect is such that 90% of the effect is achieved by 5 months (20 weeks).  Finally, we assume the censoring process will happen closer to 24 weeks then the start of the study. </w:t>
      </w:r>
    </w:p>
    <w:p w14:paraId="02EE9E4E"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Events were</w:t>
      </w:r>
      <w:r w:rsidRPr="00B8651A">
        <w:rPr>
          <w:rFonts w:ascii="Times New Roman" w:hAnsi="Times New Roman" w:cs="Times New Roman"/>
        </w:rPr>
        <w:t xml:space="preserve"> simulated according to the 2-parameter Weibull distribution, which describes event rates proportional to the power of time. The Weibull func</w:t>
      </w:r>
      <w:r>
        <w:rPr>
          <w:rFonts w:ascii="Times New Roman" w:hAnsi="Times New Roman" w:cs="Times New Roman"/>
        </w:rPr>
        <w:t>tion (Equation 1) depends on two parameters, scale (</w:t>
      </w:r>
      <w:r>
        <w:rPr>
          <w:rFonts w:ascii="Times New Roman" w:hAnsi="Times New Roman" w:cs="Times New Roman"/>
        </w:rPr>
        <w:sym w:font="Symbol" w:char="F06C"/>
      </w:r>
      <w:r>
        <w:rPr>
          <w:rFonts w:ascii="Times New Roman" w:hAnsi="Times New Roman" w:cs="Times New Roman"/>
        </w:rPr>
        <w:t>)</w:t>
      </w:r>
      <w:r w:rsidRPr="00B8651A">
        <w:rPr>
          <w:rFonts w:ascii="Times New Roman" w:hAnsi="Times New Roman" w:cs="Times New Roman"/>
        </w:rPr>
        <w:t xml:space="preserve"> and </w:t>
      </w:r>
      <w:r>
        <w:rPr>
          <w:rFonts w:ascii="Times New Roman" w:hAnsi="Times New Roman" w:cs="Times New Roman"/>
        </w:rPr>
        <w:t>shape (</w:t>
      </w:r>
      <w:r>
        <w:rPr>
          <w:rFonts w:ascii="Times New Roman" w:hAnsi="Times New Roman" w:cs="Times New Roman"/>
        </w:rPr>
        <w:sym w:font="Symbol" w:char="F061"/>
      </w:r>
      <w:r>
        <w:rPr>
          <w:rFonts w:ascii="Times New Roman" w:hAnsi="Times New Roman" w:cs="Times New Roman"/>
        </w:rPr>
        <w:t>). Five</w:t>
      </w:r>
      <w:r w:rsidRPr="00B8651A">
        <w:rPr>
          <w:rFonts w:ascii="Times New Roman" w:hAnsi="Times New Roman" w:cs="Times New Roman"/>
        </w:rPr>
        <w:t xml:space="preserve"> weeks was selected as the median time </w:t>
      </w:r>
      <w:r>
        <w:rPr>
          <w:rFonts w:ascii="Times New Roman" w:hAnsi="Times New Roman" w:cs="Times New Roman"/>
        </w:rPr>
        <w:t>(</w:t>
      </w:r>
      <m:oMath>
        <m:r>
          <w:rPr>
            <w:rFonts w:ascii="Cambria Math" w:hAnsi="Cambria Math" w:cs="Times New Roman"/>
          </w:rPr>
          <m:t>med0</m:t>
        </m:r>
      </m:oMath>
      <w:r>
        <w:rPr>
          <w:rFonts w:ascii="Times New Roman" w:hAnsi="Times New Roman" w:cs="Times New Roman"/>
        </w:rPr>
        <w:t xml:space="preserve">) </w:t>
      </w:r>
      <w:r w:rsidRPr="00B8651A">
        <w:rPr>
          <w:rFonts w:ascii="Times New Roman" w:hAnsi="Times New Roman" w:cs="Times New Roman"/>
        </w:rPr>
        <w:t>t</w:t>
      </w:r>
      <w:r>
        <w:rPr>
          <w:rFonts w:ascii="Times New Roman" w:hAnsi="Times New Roman" w:cs="Times New Roman"/>
        </w:rPr>
        <w:t>o event for the reference group and the value for</w:t>
      </w:r>
      <w:r w:rsidRPr="00B8651A">
        <w:rPr>
          <w:rFonts w:ascii="Times New Roman" w:hAnsi="Times New Roman" w:cs="Times New Roman"/>
        </w:rPr>
        <w:t xml:space="preserve"> </w:t>
      </w:r>
      <w:r w:rsidRPr="00B8651A">
        <w:rPr>
          <w:rFonts w:ascii="Times New Roman" w:hAnsi="Times New Roman" w:cs="Times New Roman"/>
        </w:rPr>
        <w:sym w:font="Symbol" w:char="F061"/>
      </w:r>
      <w:r>
        <w:rPr>
          <w:rFonts w:ascii="Times New Roman" w:hAnsi="Times New Roman" w:cs="Times New Roman"/>
        </w:rPr>
        <w:t xml:space="preserve"> = 3.  The scale parameter (</w:t>
      </w:r>
      <w:r>
        <w:rPr>
          <w:rFonts w:ascii="Times New Roman" w:hAnsi="Times New Roman" w:cs="Times New Roman"/>
        </w:rPr>
        <w:sym w:font="Symbol" w:char="F06C"/>
      </w:r>
      <w:r>
        <w:rPr>
          <w:rFonts w:ascii="Times New Roman" w:hAnsi="Times New Roman" w:cs="Times New Roman"/>
        </w:rPr>
        <w:t xml:space="preserve">), calculated as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med0</m:t>
            </m:r>
          </m:den>
        </m:f>
        <m:r>
          <w:rPr>
            <w:rFonts w:ascii="Cambria Math" w:hAnsi="Cambria Math" w:cs="Times New Roman"/>
          </w:rPr>
          <m:t xml:space="preserve"> x </m:t>
        </m:r>
        <m:sSup>
          <m:sSupPr>
            <m:ctrlPr>
              <w:rPr>
                <w:rFonts w:ascii="Cambria Math" w:hAnsi="Cambria Math" w:cs="Times New Roman"/>
              </w:rPr>
            </m:ctrlPr>
          </m:sSupPr>
          <m:e>
            <m:r>
              <m:rPr>
                <m:sty m:val="p"/>
              </m:rPr>
              <w:rPr>
                <w:rFonts w:ascii="Cambria Math" w:hAnsi="Cambria Math" w:cs="Times New Roman"/>
              </w:rPr>
              <m:t>log⁡</m:t>
            </m:r>
            <m:r>
              <w:rPr>
                <w:rFonts w:ascii="Cambria Math" w:hAnsi="Cambria Math" w:cs="Times New Roman"/>
              </w:rPr>
              <m:t>(2)</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m:t>
                </m:r>
              </m:den>
            </m:f>
          </m:sup>
        </m:sSup>
      </m:oMath>
      <w:r>
        <w:rPr>
          <w:rFonts w:ascii="Times New Roman" w:hAnsi="Times New Roman" w:cs="Times New Roman"/>
        </w:rPr>
        <w:t xml:space="preserve"> , is 0.177. Emax model and linear models were selected describe the drug and covariate effects, respectively (Equation 2). </w:t>
      </w:r>
    </w:p>
    <w:p w14:paraId="173BD3B4" w14:textId="77777777" w:rsidR="00E03907" w:rsidRPr="002E5163" w:rsidRDefault="001D471F" w:rsidP="00E03907">
      <w:pPr>
        <w:spacing w:before="100" w:beforeAutospacing="1" w:after="100" w:afterAutospacing="1" w:line="240" w:lineRule="auto"/>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α-1</m:t>
              </m:r>
            </m:sup>
          </m:sSup>
          <m:r>
            <m:rPr>
              <m:sty m:val="p"/>
            </m:rPr>
            <w:rPr>
              <w:rFonts w:ascii="Cambria Math" w:eastAsiaTheme="minorEastAsia" w:hAnsi="Cambria Math" w:cs="Times New Roman"/>
            </w:rPr>
            <m:t xml:space="preserve">                                                      (1)</m:t>
          </m:r>
        </m:oMath>
      </m:oMathPara>
    </w:p>
    <w:p w14:paraId="6D35712A" w14:textId="77777777" w:rsidR="00E03907" w:rsidRPr="002E5163" w:rsidRDefault="001D471F" w:rsidP="00E03907">
      <w:pPr>
        <w:spacing w:before="100" w:beforeAutospacing="1" w:after="100" w:afterAutospacing="1" w:line="24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exp</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Emax∙</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num>
                <m:den>
                  <m:r>
                    <w:rPr>
                      <w:rFonts w:ascii="Cambria Math" w:hAnsi="Cambria Math" w:cs="Times New Roman"/>
                    </w:rPr>
                    <m:t>E50+</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(2)</m:t>
          </m:r>
        </m:oMath>
      </m:oMathPara>
    </w:p>
    <w:p w14:paraId="364341C2" w14:textId="77777777" w:rsidR="00E03907" w:rsidRPr="00B8651A" w:rsidRDefault="00E03907" w:rsidP="00E03907">
      <w:pPr>
        <w:spacing w:line="259" w:lineRule="auto"/>
        <w:rPr>
          <w:rFonts w:ascii="Times New Roman" w:eastAsia="Calibri" w:hAnsi="Times New Roman" w:cs="Times New Roman"/>
          <w:b/>
        </w:rPr>
      </w:pPr>
    </w:p>
    <w:p w14:paraId="4D3E7FB9"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Censoring times</w:t>
      </w:r>
      <w:r w:rsidRPr="00BA7780">
        <w:rPr>
          <w:rFonts w:ascii="Times New Roman" w:hAnsi="Times New Roman" w:cs="Times New Roman"/>
        </w:rPr>
        <w:t xml:space="preserve"> were simulated using a Beta distribution scaled to 24 </w:t>
      </w:r>
      <w:r>
        <w:rPr>
          <w:rFonts w:ascii="Times New Roman" w:hAnsi="Times New Roman" w:cs="Times New Roman"/>
        </w:rPr>
        <w:t xml:space="preserve">weeks with parameters 4 and 2. </w:t>
      </w:r>
      <w:r w:rsidRPr="00B8651A">
        <w:rPr>
          <w:rFonts w:ascii="Times New Roman" w:hAnsi="Times New Roman" w:cs="Times New Roman"/>
        </w:rPr>
        <w:t xml:space="preserve">Given this censoring mechanism, </w:t>
      </w:r>
      <w:r>
        <w:rPr>
          <w:rFonts w:ascii="Times New Roman" w:hAnsi="Times New Roman" w:cs="Times New Roman"/>
        </w:rPr>
        <w:t>about 1</w:t>
      </w:r>
      <w:r w:rsidRPr="00B8651A">
        <w:rPr>
          <w:rFonts w:ascii="Times New Roman" w:hAnsi="Times New Roman" w:cs="Times New Roman"/>
        </w:rPr>
        <w:t xml:space="preserve">% of the censoring happens before the median </w:t>
      </w:r>
      <w:r>
        <w:rPr>
          <w:rFonts w:ascii="Times New Roman" w:hAnsi="Times New Roman" w:cs="Times New Roman"/>
        </w:rPr>
        <w:t>of the survival distribution (5</w:t>
      </w:r>
      <w:r w:rsidRPr="00B8651A">
        <w:rPr>
          <w:rFonts w:ascii="Times New Roman" w:hAnsi="Times New Roman" w:cs="Times New Roman"/>
        </w:rPr>
        <w:t xml:space="preserve"> wee</w:t>
      </w:r>
      <w:r>
        <w:rPr>
          <w:rFonts w:ascii="Times New Roman" w:hAnsi="Times New Roman" w:cs="Times New Roman"/>
        </w:rPr>
        <w:t>ks) and 10% happens after 21</w:t>
      </w:r>
      <w:r w:rsidRPr="00B8651A">
        <w:rPr>
          <w:rFonts w:ascii="Times New Roman" w:hAnsi="Times New Roman" w:cs="Times New Roman"/>
        </w:rPr>
        <w:t xml:space="preserve"> weeks</w:t>
      </w:r>
      <w:r>
        <w:rPr>
          <w:rFonts w:ascii="Times New Roman" w:hAnsi="Times New Roman" w:cs="Times New Roman"/>
        </w:rPr>
        <w:t xml:space="preserve"> (illustrated in Figure 1A) and the resulting time to hospitalization is illustrated in Figure 1B. </w:t>
      </w:r>
    </w:p>
    <w:p w14:paraId="71B6CAA6"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The final case study data set consists of 800 subjects with a total of 734 events.  Area under the curve at steady state (</w:t>
      </w:r>
      <w:proofErr w:type="spellStart"/>
      <w:r w:rsidRPr="00B8651A">
        <w:rPr>
          <w:rFonts w:ascii="Times New Roman" w:hAnsi="Times New Roman" w:cs="Times New Roman"/>
        </w:rPr>
        <w:t>AUC</w:t>
      </w:r>
      <w:r w:rsidRPr="002C5802">
        <w:rPr>
          <w:rFonts w:ascii="Times New Roman" w:hAnsi="Times New Roman" w:cs="Times New Roman"/>
          <w:u w:val="single"/>
          <w:vertAlign w:val="subscript"/>
        </w:rPr>
        <w:t>ss</w:t>
      </w:r>
      <w:proofErr w:type="spellEnd"/>
      <w:r>
        <w:rPr>
          <w:rFonts w:ascii="Times New Roman" w:hAnsi="Times New Roman" w:cs="Times New Roman"/>
        </w:rPr>
        <w:t>)</w:t>
      </w:r>
      <w:r w:rsidRPr="00B8651A">
        <w:rPr>
          <w:rFonts w:ascii="Times New Roman" w:hAnsi="Times New Roman" w:cs="Times New Roman"/>
        </w:rPr>
        <w:t xml:space="preserve"> was calculated</w:t>
      </w:r>
      <w:r>
        <w:rPr>
          <w:rFonts w:ascii="Times New Roman" w:hAnsi="Times New Roman" w:cs="Times New Roman"/>
        </w:rPr>
        <w:t xml:space="preserve"> as </w:t>
      </w:r>
      <m:oMath>
        <m:f>
          <m:fPr>
            <m:ctrlPr>
              <w:rPr>
                <w:rFonts w:ascii="Cambria Math" w:eastAsiaTheme="minorEastAsia" w:hAnsi="Cambria Math" w:cs="Times New Roman"/>
                <w:i/>
              </w:rPr>
            </m:ctrlPr>
          </m:fPr>
          <m:num>
            <m:r>
              <w:rPr>
                <w:rFonts w:ascii="Cambria Math" w:eastAsiaTheme="minorEastAsia" w:hAnsi="Cambria Math" w:cs="Times New Roman"/>
              </w:rPr>
              <m:t>DOSE</m:t>
            </m:r>
          </m:num>
          <m:den>
            <m:r>
              <w:rPr>
                <w:rFonts w:ascii="Cambria Math" w:eastAsiaTheme="minorEastAsia" w:hAnsi="Cambria Math" w:cs="Times New Roman"/>
              </w:rPr>
              <m:t>CL</m:t>
            </m:r>
          </m:den>
        </m:f>
      </m:oMath>
      <w:r>
        <w:rPr>
          <w:rFonts w:ascii="Times New Roman" w:hAnsi="Times New Roman" w:cs="Times New Roman"/>
        </w:rPr>
        <w:t xml:space="preserve"> for each subject. The distributions of subject exposure, gender, and time to the first event are illustrated in Figure 1C. Table 2 summarizes the simulated patient characteristics. </w:t>
      </w:r>
    </w:p>
    <w:p w14:paraId="0C893878" w14:textId="77777777" w:rsidR="00E03907" w:rsidRDefault="00E03907" w:rsidP="00E03907">
      <w:pPr>
        <w:spacing w:after="200" w:line="276" w:lineRule="auto"/>
        <w:rPr>
          <w:rFonts w:ascii="Times New Roman" w:eastAsiaTheme="minorEastAsia" w:hAnsi="Times New Roman" w:cs="Times New Roman"/>
        </w:rPr>
      </w:pPr>
      <w:r>
        <w:rPr>
          <w:rFonts w:ascii="Times New Roman" w:hAnsi="Times New Roman" w:cs="Times New Roman"/>
        </w:rPr>
        <w:t xml:space="preserve">Visualization of time-to-event data is usually done by creating a survival plot, which graphs the distribution of survival times for each person in a study. Survival plots can be stratified by areas of interest (i.e., dose group, gender, age group, etc.) in order to investigate the differences between groups. A </w:t>
      </w:r>
      <w:r w:rsidRPr="004D2301">
        <w:rPr>
          <w:rFonts w:ascii="Times New Roman" w:hAnsi="Times New Roman" w:cs="Times New Roman"/>
        </w:rPr>
        <w:t xml:space="preserve">nonparametric maximum likelihood estimator for survival, </w:t>
      </w:r>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oMath>
      <w:r w:rsidRPr="004D2301">
        <w:rPr>
          <w:rFonts w:ascii="Times New Roman" w:eastAsiaTheme="minorEastAsia" w:hAnsi="Times New Roman" w:cs="Times New Roman"/>
        </w:rPr>
        <w:t xml:space="preserve">, </w:t>
      </w:r>
      <w:r w:rsidRPr="004D2301">
        <w:rPr>
          <w:rFonts w:ascii="Times New Roman" w:hAnsi="Times New Roman" w:cs="Times New Roman"/>
        </w:rPr>
        <w:t>developed by Kaplan and Meier (KM)</w:t>
      </w:r>
      <w:r>
        <w:rPr>
          <w:rFonts w:ascii="Times New Roman" w:hAnsi="Times New Roman" w:cs="Times New Roman"/>
        </w:rPr>
        <w:t xml:space="preserve"> was used to generate survival for the plot in Figure 1D. </w:t>
      </w:r>
      <w:r w:rsidRPr="004D2301">
        <w:rPr>
          <w:rFonts w:ascii="Times New Roman" w:hAnsi="Times New Roman" w:cs="Times New Roman"/>
        </w:rPr>
        <w:t xml:space="preserve">The KM estimator works as a </w:t>
      </w:r>
      <w:r w:rsidRPr="004D2301">
        <w:rPr>
          <w:rFonts w:ascii="Times New Roman" w:eastAsiaTheme="minorEastAsia" w:hAnsi="Times New Roman" w:cs="Times New Roman"/>
          <w:lang w:eastAsia="zh-CN" w:bidi="th-TH"/>
        </w:rPr>
        <w:t xml:space="preserve">left continuous decreasing </w:t>
      </w:r>
      <w:r>
        <w:rPr>
          <w:rFonts w:ascii="Times New Roman" w:hAnsi="Times New Roman" w:cs="Times New Roman"/>
        </w:rPr>
        <w:t>step function where jumps occur at events</w:t>
      </w:r>
      <m:oMath>
        <m:r>
          <w:rPr>
            <w:rFonts w:ascii="Cambria Math" w:hAnsi="Cambria Math" w:cs="Times New Roman"/>
          </w:rPr>
          <m:t>.</m:t>
        </m:r>
      </m:oMath>
      <w:r>
        <w:rPr>
          <w:rFonts w:ascii="Times New Roman" w:eastAsiaTheme="minorEastAsia" w:hAnsi="Times New Roman" w:cs="Times New Roman"/>
        </w:rPr>
        <w:t xml:space="preserve">  Figure 1E shows the estimate survival probabilities versus days on treatment. From this plot we can see the time to hospitalization increases with increasing dose.   </w:t>
      </w:r>
    </w:p>
    <w:p w14:paraId="0748184F" w14:textId="77777777" w:rsidR="00E03907" w:rsidRDefault="00E03907" w:rsidP="00E03907">
      <w:pPr>
        <w:pStyle w:val="Heading3"/>
      </w:pPr>
      <w:r>
        <w:t>Data Analysis</w:t>
      </w:r>
    </w:p>
    <w:p w14:paraId="73D93177" w14:textId="77777777" w:rsidR="00E03907" w:rsidRDefault="00E03907" w:rsidP="00E03907">
      <w:pPr>
        <w:rPr>
          <w:rFonts w:ascii="Times New Roman" w:hAnsi="Times New Roman" w:cs="Times New Roman"/>
        </w:rPr>
      </w:pPr>
      <w:r>
        <w:rPr>
          <w:rFonts w:ascii="Times New Roman" w:hAnsi="Times New Roman" w:cs="Times New Roman"/>
        </w:rPr>
        <w:t>First, parameters were estimated for the true model and then systematically for each of the seven miss-specified models.  Models were fitted to the data using the Laplacian method in NONMEM version 3.0. Post processing and graphical evaluation were perfo</w:t>
      </w:r>
      <w:r w:rsidR="008A5E71">
        <w:rPr>
          <w:rFonts w:ascii="Times New Roman" w:hAnsi="Times New Roman" w:cs="Times New Roman"/>
        </w:rPr>
        <w:t>rm</w:t>
      </w:r>
      <w:r>
        <w:rPr>
          <w:rFonts w:ascii="Times New Roman" w:hAnsi="Times New Roman" w:cs="Times New Roman"/>
        </w:rPr>
        <w:t>ed using R Version 3.2.2, Perl-speaks-NONMEM (PsN) Version 4.6.0, Ggplot2 Version 2.1.0 and Xpose4 version 4.5.3.</w:t>
      </w:r>
    </w:p>
    <w:p w14:paraId="6E4B86DB" w14:textId="77777777" w:rsidR="00E03907" w:rsidRDefault="00E03907" w:rsidP="00E03907">
      <w:pPr>
        <w:rPr>
          <w:rFonts w:ascii="Times New Roman" w:hAnsi="Times New Roman" w:cs="Times New Roman"/>
        </w:rPr>
      </w:pPr>
    </w:p>
    <w:p w14:paraId="62817DA9" w14:textId="77777777" w:rsidR="00E03907" w:rsidRDefault="00E03907" w:rsidP="00E03907">
      <w:pPr>
        <w:pStyle w:val="Heading3"/>
        <w:rPr>
          <w:rFonts w:ascii="Times New Roman" w:hAnsi="Times New Roman" w:cs="Times New Roman"/>
        </w:rPr>
      </w:pPr>
      <w:r>
        <w:rPr>
          <w:rFonts w:ascii="Times New Roman" w:hAnsi="Times New Roman" w:cs="Times New Roman"/>
        </w:rPr>
        <w:t xml:space="preserve">Graphical evaluation  </w:t>
      </w:r>
    </w:p>
    <w:p w14:paraId="1CBEB136" w14:textId="77777777" w:rsidR="00E03907" w:rsidRDefault="00E03907" w:rsidP="00E03907">
      <w:pPr>
        <w:spacing w:after="200" w:line="276" w:lineRule="auto"/>
        <w:rPr>
          <w:rFonts w:ascii="Times New Roman" w:hAnsi="Times New Roman" w:cs="Times New Roman"/>
        </w:rPr>
      </w:pPr>
      <w:r w:rsidRPr="00D449D6">
        <w:rPr>
          <w:rFonts w:ascii="Times New Roman" w:hAnsi="Times New Roman" w:cs="Times New Roman"/>
        </w:rPr>
        <w:t>The predictive check most commonly used for time-to-event data is a VPC based on the survival function. This predictive check compares the model-based predictive distribution for survival function with a n</w:t>
      </w:r>
      <w:r>
        <w:rPr>
          <w:rFonts w:ascii="Times New Roman" w:hAnsi="Times New Roman" w:cs="Times New Roman"/>
        </w:rPr>
        <w:t xml:space="preserve">on-parametric </w:t>
      </w:r>
      <w:r w:rsidRPr="00D449D6">
        <w:rPr>
          <w:rFonts w:ascii="Times New Roman" w:hAnsi="Times New Roman" w:cs="Times New Roman"/>
        </w:rPr>
        <w:t xml:space="preserve">estimate of </w:t>
      </w:r>
      <w:proofErr w:type="gramStart"/>
      <m:oMath>
        <m:r>
          <w:rPr>
            <w:rFonts w:ascii="Cambria Math" w:hAnsi="Cambria Math" w:cs="Times New Roman"/>
          </w:rPr>
          <m:t>S(</m:t>
        </m:r>
        <w:proofErr w:type="gramEnd"/>
        <m:r>
          <w:rPr>
            <w:rFonts w:ascii="Cambria Math" w:hAnsi="Cambria Math" w:cs="Times New Roman"/>
          </w:rPr>
          <m:t>t)</m:t>
        </m:r>
      </m:oMath>
      <w:r w:rsidRPr="00D449D6">
        <w:rPr>
          <w:rFonts w:ascii="Times New Roman" w:hAnsi="Times New Roman" w:cs="Times New Roman"/>
        </w:rPr>
        <w:t>.  The hazard-based VPC is similar in concept to the survival-based (KM) VPC, except that the focus of the VPC is at the level of the hazard function, not the survival function. The estimated hazard function,</w:t>
      </w:r>
      <m:oMath>
        <m:r>
          <w:rPr>
            <w:rFonts w:ascii="Cambria Math" w:eastAsia="SimSun" w:hAnsi="Cambria Math" w:cs="Times New Roman"/>
          </w:rPr>
          <m:t xml:space="preserve"> </m:t>
        </m:r>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based on the original data is then graphically compared to the predictive distribution for </w:t>
      </w:r>
      <m:oMath>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w:t>
      </w:r>
      <w:r>
        <w:rPr>
          <w:rFonts w:ascii="Times New Roman" w:hAnsi="Times New Roman" w:cs="Times New Roman"/>
        </w:rPr>
        <w:t xml:space="preserve">The 90% prediction intervals of the simulated data were calculated across 1000 simulations from the model and overlaid with the corresponding observed data. In both VPCs the observed data is expected to fall within the 90% prediction interval of the simulated data.   </w:t>
      </w:r>
    </w:p>
    <w:p w14:paraId="5AA11EE9" w14:textId="77777777" w:rsidR="00E03907" w:rsidRPr="003675E4" w:rsidRDefault="00E03907" w:rsidP="00E03907">
      <w:pPr>
        <w:rPr>
          <w:rFonts w:ascii="Times New Roman" w:eastAsiaTheme="minorEastAsia" w:hAnsi="Times New Roman" w:cs="Times New Roman"/>
        </w:rPr>
      </w:pPr>
      <w:r w:rsidRPr="00D449D6">
        <w:rPr>
          <w:rFonts w:ascii="Times New Roman" w:hAnsi="Times New Roman" w:cs="Times New Roman"/>
        </w:rPr>
        <w:t>While not frequently utilized in pharmacometric modeling of TTE data, residual-based diagnostics have a long history in the field of statistics. The primary difference between these residuals and the classical</w:t>
      </w:r>
      <w:r w:rsidRPr="003675E4">
        <w:rPr>
          <w:rFonts w:ascii="Times New Roman" w:hAnsi="Times New Roman" w:cs="Times New Roman"/>
        </w:rPr>
        <w:t xml:space="preserve"> residuals from regression models is that residuals from TTE models are not always of the “</w:t>
      </w:r>
      <w:proofErr w:type="gramStart"/>
      <w:r w:rsidRPr="003675E4">
        <w:rPr>
          <w:rFonts w:ascii="Times New Roman" w:hAnsi="Times New Roman" w:cs="Times New Roman"/>
        </w:rPr>
        <w:t>Observed  minus</w:t>
      </w:r>
      <w:proofErr w:type="gramEnd"/>
      <w:r w:rsidRPr="003675E4">
        <w:rPr>
          <w:rFonts w:ascii="Times New Roman" w:hAnsi="Times New Roman" w:cs="Times New Roman"/>
        </w:rPr>
        <w:t xml:space="preserve"> Expected” form. In this evaluation, we focus on two types of residuals: </w:t>
      </w:r>
      <w:r>
        <w:rPr>
          <w:rFonts w:ascii="Times New Roman" w:hAnsi="Times New Roman" w:cs="Times New Roman"/>
        </w:rPr>
        <w:t>Deviance</w:t>
      </w:r>
      <w:r w:rsidRPr="003675E4">
        <w:rPr>
          <w:rFonts w:ascii="Times New Roman" w:hAnsi="Times New Roman" w:cs="Times New Roman"/>
        </w:rPr>
        <w:t xml:space="preserve"> residuals and Cox-Snell residuals. </w:t>
      </w:r>
    </w:p>
    <w:p w14:paraId="722BB69F" w14:textId="77777777" w:rsidR="00E03907" w:rsidRDefault="00E03907" w:rsidP="00E03907">
      <w:pPr>
        <w:spacing w:before="100" w:beforeAutospacing="1" w:after="100" w:afterAutospacing="1" w:line="240" w:lineRule="auto"/>
        <w:rPr>
          <w:rFonts w:ascii="Times New Roman" w:hAnsi="Times New Roman" w:cs="Times New Roman"/>
        </w:rPr>
      </w:pPr>
      <w:r>
        <w:rPr>
          <w:rFonts w:ascii="Times New Roman" w:hAnsi="Times New Roman" w:cs="Times New Roman"/>
        </w:rPr>
        <w:lastRenderedPageBreak/>
        <w:t>Deviance</w:t>
      </w:r>
      <w:r w:rsidRPr="003675E4">
        <w:rPr>
          <w:rFonts w:ascii="Times New Roman" w:hAnsi="Times New Roman" w:cs="Times New Roman"/>
        </w:rPr>
        <w:t xml:space="preserve"> </w:t>
      </w:r>
      <w:r w:rsidRPr="00BE012A">
        <w:rPr>
          <w:rFonts w:ascii="Times New Roman" w:hAnsi="Times New Roman" w:cs="Times New Roman"/>
        </w:rPr>
        <w:t xml:space="preserve">residuals are most useful for identifying outliers and assessing whether </w:t>
      </w:r>
      <w:r>
        <w:rPr>
          <w:rFonts w:ascii="Times New Roman" w:hAnsi="Times New Roman" w:cs="Times New Roman"/>
        </w:rPr>
        <w:t xml:space="preserve">drug and </w:t>
      </w:r>
      <w:r w:rsidRPr="00BE012A">
        <w:rPr>
          <w:rFonts w:ascii="Times New Roman" w:hAnsi="Times New Roman" w:cs="Times New Roman"/>
        </w:rPr>
        <w:t>covariate effects have been modeled using the (approximately) correct functional form</w:t>
      </w:r>
      <w:r>
        <w:rPr>
          <w:rFonts w:ascii="Times New Roman" w:hAnsi="Times New Roman" w:cs="Times New Roman"/>
        </w:rPr>
        <w:t>. Deviance residuals are expected to be symmetrically distributed around zero</w:t>
      </w:r>
      <w:r w:rsidRPr="00BE012A">
        <w:rPr>
          <w:rFonts w:ascii="Times New Roman" w:hAnsi="Times New Roman" w:cs="Times New Roman"/>
        </w:rPr>
        <w:t xml:space="preserve">.  </w:t>
      </w:r>
      <w:r>
        <w:rPr>
          <w:rFonts w:ascii="Times New Roman" w:hAnsi="Times New Roman" w:cs="Times New Roman"/>
        </w:rPr>
        <w:t>Cox-Snell residuals</w:t>
      </w:r>
      <w:r w:rsidRPr="00B8651A">
        <w:rPr>
          <w:rFonts w:ascii="Times New Roman" w:hAnsi="Times New Roman" w:cs="Times New Roman"/>
        </w:rPr>
        <w:t xml:space="preserve"> can be used to assess overall adequacy of the model. Under the assumption the model is correct, the Cox-Snell residuals are expected to follow a standard exponential distribution (</w:t>
      </w:r>
      <m:oMath>
        <m:r>
          <w:rPr>
            <w:rFonts w:ascii="Cambria Math" w:hAnsi="Cambria Math" w:cs="Times New Roman"/>
          </w:rPr>
          <m:t>λ=1</m:t>
        </m:r>
      </m:oMath>
      <w:r>
        <w:rPr>
          <w:rFonts w:ascii="Times New Roman" w:hAnsi="Times New Roman" w:cs="Times New Roman"/>
        </w:rPr>
        <w:t>)</w:t>
      </w:r>
      <w:r w:rsidRPr="00B8651A">
        <w:rPr>
          <w:rFonts w:ascii="Times New Roman" w:hAnsi="Times New Roman" w:cs="Times New Roman"/>
        </w:rPr>
        <w:t xml:space="preserve"> </w:t>
      </w:r>
      <w:sdt>
        <w:sdtPr>
          <w:rPr>
            <w:rFonts w:ascii="Times New Roman" w:hAnsi="Times New Roman" w:cs="Times New Roman"/>
          </w:rPr>
          <w:id w:val="-1302452991"/>
          <w:citation/>
        </w:sdtPr>
        <w:sdtContent>
          <w:r w:rsidRPr="00B8651A">
            <w:rPr>
              <w:rFonts w:ascii="Times New Roman" w:hAnsi="Times New Roman" w:cs="Times New Roman"/>
            </w:rPr>
            <w:fldChar w:fldCharType="begin"/>
          </w:r>
          <w:r w:rsidRPr="00B8651A">
            <w:rPr>
              <w:rFonts w:ascii="Times New Roman" w:hAnsi="Times New Roman" w:cs="Times New Roman"/>
            </w:rPr>
            <w:instrText xml:space="preserve"> CITATION collett2015modelling \l 1033 </w:instrText>
          </w:r>
          <w:r w:rsidRPr="00B8651A">
            <w:rPr>
              <w:rFonts w:ascii="Times New Roman" w:hAnsi="Times New Roman" w:cs="Times New Roman"/>
            </w:rPr>
            <w:fldChar w:fldCharType="separate"/>
          </w:r>
          <w:r w:rsidRPr="004D2301">
            <w:rPr>
              <w:rFonts w:ascii="Times New Roman" w:hAnsi="Times New Roman" w:cs="Times New Roman"/>
              <w:noProof/>
            </w:rPr>
            <w:t>[4]</w:t>
          </w:r>
          <w:r w:rsidRPr="00B8651A">
            <w:rPr>
              <w:rFonts w:ascii="Times New Roman" w:hAnsi="Times New Roman" w:cs="Times New Roman"/>
            </w:rPr>
            <w:fldChar w:fldCharType="end"/>
          </w:r>
        </w:sdtContent>
      </w:sdt>
      <w:r w:rsidRPr="00B8651A">
        <w:rPr>
          <w:rFonts w:ascii="Times New Roman" w:hAnsi="Times New Roman" w:cs="Times New Roman"/>
        </w:rPr>
        <w:t xml:space="preserve">. Modifications to the Cox-Snell residual have been proposed to adjust for censoring and been used </w:t>
      </w:r>
      <w:r w:rsidRPr="00B8651A">
        <w:rPr>
          <w:rFonts w:ascii="Times New Roman" w:eastAsiaTheme="minorEastAsia" w:hAnsi="Times New Roman" w:cs="Times New Roman"/>
        </w:rPr>
        <w:t>in pharmacometric literature</w:t>
      </w:r>
      <w:sdt>
        <w:sdtPr>
          <w:rPr>
            <w:rFonts w:ascii="Times New Roman" w:eastAsiaTheme="minorEastAsia" w:hAnsi="Times New Roman" w:cs="Times New Roman"/>
          </w:rPr>
          <w:id w:val="1314456882"/>
          <w:citation/>
        </w:sdtPr>
        <w:sdtContent>
          <w:r w:rsidRPr="00B8651A">
            <w:rPr>
              <w:rFonts w:ascii="Times New Roman" w:eastAsiaTheme="minorEastAsia" w:hAnsi="Times New Roman" w:cs="Times New Roman"/>
            </w:rPr>
            <w:fldChar w:fldCharType="begin"/>
          </w:r>
          <w:r w:rsidRPr="00B8651A">
            <w:rPr>
              <w:rFonts w:ascii="Times New Roman" w:eastAsiaTheme="minorEastAsia" w:hAnsi="Times New Roman" w:cs="Times New Roman"/>
            </w:rPr>
            <w:instrText xml:space="preserve"> CITATION hu2003joint \l 1033 </w:instrText>
          </w:r>
          <w:r w:rsidRPr="00B8651A">
            <w:rPr>
              <w:rFonts w:ascii="Times New Roman" w:eastAsiaTheme="minorEastAsia" w:hAnsi="Times New Roman" w:cs="Times New Roman"/>
            </w:rPr>
            <w:fldChar w:fldCharType="separate"/>
          </w:r>
          <w:r>
            <w:rPr>
              <w:rFonts w:ascii="Times New Roman" w:eastAsiaTheme="minorEastAsia" w:hAnsi="Times New Roman" w:cs="Times New Roman"/>
              <w:noProof/>
            </w:rPr>
            <w:t xml:space="preserve"> </w:t>
          </w:r>
          <w:r w:rsidRPr="004D2301">
            <w:rPr>
              <w:rFonts w:ascii="Times New Roman" w:eastAsiaTheme="minorEastAsia" w:hAnsi="Times New Roman" w:cs="Times New Roman"/>
              <w:noProof/>
            </w:rPr>
            <w:t>[5]</w:t>
          </w:r>
          <w:r w:rsidRPr="00B8651A">
            <w:rPr>
              <w:rFonts w:ascii="Times New Roman" w:eastAsiaTheme="minorEastAsia" w:hAnsi="Times New Roman" w:cs="Times New Roman"/>
            </w:rPr>
            <w:fldChar w:fldCharType="end"/>
          </w:r>
        </w:sdtContent>
      </w:sdt>
      <w:r w:rsidRPr="00B8651A">
        <w:rPr>
          <w:rFonts w:ascii="Times New Roman" w:eastAsiaTheme="minorEastAsia" w:hAnsi="Times New Roman" w:cs="Times New Roman"/>
        </w:rPr>
        <w:t xml:space="preserve">. </w:t>
      </w:r>
      <w:r w:rsidRPr="00B8651A">
        <w:rPr>
          <w:rFonts w:ascii="Times New Roman" w:hAnsi="Times New Roman" w:cs="Times New Roman"/>
        </w:rPr>
        <w:t xml:space="preserve">These modifications account for the fact that the cumulative hazard for censored observations is smaller than it would be had the actual event time been observed.  </w:t>
      </w:r>
    </w:p>
    <w:p w14:paraId="1209D3C5" w14:textId="77777777" w:rsidR="00324D25" w:rsidRPr="00184FBE" w:rsidRDefault="00324D25" w:rsidP="001C6C78">
      <w:pPr>
        <w:spacing w:line="276" w:lineRule="auto"/>
        <w:rPr>
          <w:rFonts w:ascii="Times New Roman" w:hAnsi="Times New Roman" w:cs="Times New Roman"/>
        </w:rPr>
      </w:pPr>
    </w:p>
    <w:p w14:paraId="1E0DF686" w14:textId="77777777" w:rsidR="008C0AE7" w:rsidRPr="00B8651A" w:rsidRDefault="008C0AE7" w:rsidP="00222E8B">
      <w:pPr>
        <w:pStyle w:val="Heading2"/>
      </w:pPr>
      <w:r w:rsidRPr="00B8651A">
        <w:t>Results [GB]</w:t>
      </w:r>
    </w:p>
    <w:p w14:paraId="18B730DF"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Mainly consists of plots with an objective description)</w:t>
      </w:r>
    </w:p>
    <w:p w14:paraId="46DAABB6"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Organize section into 3 subsections – plots should be arranged in a grid </w:t>
      </w:r>
    </w:p>
    <w:p w14:paraId="4DFA30A5" w14:textId="77777777" w:rsidR="00966527" w:rsidRPr="003C6DD6" w:rsidRDefault="00966527" w:rsidP="00966527">
      <w:pPr>
        <w:pStyle w:val="ListParagraph"/>
        <w:numPr>
          <w:ilvl w:val="1"/>
          <w:numId w:val="6"/>
        </w:numPr>
        <w:spacing w:after="200"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Factors: hazard function, drug effect, covariate effect to discuss with each set of diagnostics </w:t>
      </w:r>
    </w:p>
    <w:p w14:paraId="12290761"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Residuals [generate 4 plots: Martingale, deviance, Cox Snell, modified Cox Snell and for each have unstratified, stratified by dose, stratified by gender]</w:t>
      </w:r>
    </w:p>
    <w:p w14:paraId="4B0CDB1F"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Hazard based VPCs [Binned Hazard method 1, generate 3 plots: unstratified, stratified by dose, stratified by gender]</w:t>
      </w:r>
    </w:p>
    <w:p w14:paraId="473F07A8"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Survival based VPCs  [Kaplan Meier plots, generate 3 plots: unstratified, stratified by dose, stratified by gender]</w:t>
      </w:r>
    </w:p>
    <w:p w14:paraId="5815983D"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Appendix work</w:t>
      </w:r>
    </w:p>
    <w:p w14:paraId="4F7E3EB1" w14:textId="77777777" w:rsidR="00033D96" w:rsidRPr="003C6DD6" w:rsidRDefault="008C0AE7" w:rsidP="00033D96">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KMMC plots, should be mentioned in the discussion </w:t>
      </w:r>
    </w:p>
    <w:p w14:paraId="3937E0AC" w14:textId="77777777" w:rsidR="00033D96" w:rsidRPr="00B8651A" w:rsidRDefault="00033D96" w:rsidP="00033D96">
      <w:pPr>
        <w:pStyle w:val="ListParagraph"/>
        <w:spacing w:line="276" w:lineRule="auto"/>
        <w:ind w:left="1800"/>
        <w:rPr>
          <w:rFonts w:ascii="Times New Roman" w:hAnsi="Times New Roman" w:cs="Times New Roman"/>
        </w:rPr>
      </w:pPr>
    </w:p>
    <w:p w14:paraId="2FB2EE31" w14:textId="77777777" w:rsidR="0047512A" w:rsidRPr="00B956C5" w:rsidRDefault="0047512A" w:rsidP="0047512A">
      <w:pPr>
        <w:pStyle w:val="ListParagraph"/>
        <w:numPr>
          <w:ilvl w:val="0"/>
          <w:numId w:val="19"/>
        </w:numPr>
        <w:spacing w:after="200" w:line="276" w:lineRule="auto"/>
        <w:rPr>
          <w:rFonts w:ascii="Times New Roman" w:hAnsi="Times New Roman" w:cs="Times New Roman"/>
        </w:rPr>
      </w:pPr>
      <w:bookmarkStart w:id="1" w:name="_GoBack"/>
      <w:bookmarkEnd w:id="1"/>
      <w:r>
        <w:rPr>
          <w:rFonts w:ascii="Times New Roman" w:hAnsi="Times New Roman" w:cs="Times New Roman"/>
        </w:rPr>
        <w:t xml:space="preserve">Notes: Residual based diagnostics </w:t>
      </w:r>
    </w:p>
    <w:p w14:paraId="7E68A11E" w14:textId="77777777" w:rsidR="0047512A" w:rsidRPr="004110AD" w:rsidRDefault="0047512A" w:rsidP="0047512A">
      <w:pPr>
        <w:pStyle w:val="ListParagraph"/>
        <w:numPr>
          <w:ilvl w:val="1"/>
          <w:numId w:val="19"/>
        </w:numPr>
        <w:spacing w:after="200" w:line="276" w:lineRule="auto"/>
        <w:rPr>
          <w:rFonts w:ascii="Times New Roman" w:hAnsi="Times New Roman" w:cs="Times New Roman"/>
        </w:rPr>
      </w:pPr>
      <w:r w:rsidRPr="007A560E">
        <w:rPr>
          <w:rFonts w:ascii="Times New Roman" w:hAnsi="Times New Roman" w:cs="Times New Roman"/>
        </w:rPr>
        <w:t xml:space="preserve">Cox Snell </w:t>
      </w:r>
      <w:r>
        <w:rPr>
          <w:rFonts w:ascii="Times New Roman" w:hAnsi="Times New Roman" w:cs="Times New Roman"/>
        </w:rPr>
        <w:t xml:space="preserve">/ </w:t>
      </w:r>
      <w:r w:rsidRPr="007A560E">
        <w:rPr>
          <w:rFonts w:ascii="Times New Roman" w:hAnsi="Times New Roman" w:cs="Times New Roman"/>
        </w:rPr>
        <w:t xml:space="preserve">Modified Cox Snell </w:t>
      </w:r>
      <w:r>
        <w:rPr>
          <w:rFonts w:ascii="Times New Roman" w:hAnsi="Times New Roman" w:cs="Times New Roman"/>
        </w:rPr>
        <w:t xml:space="preserve">have been tested to assess overall model fit. Under the assumption the model is correct; these residuals are expected to follow a standard exponential distribution (illustrated by a red line).  </w:t>
      </w:r>
    </w:p>
    <w:p w14:paraId="0EF9FB81"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Easy to interpret. Plots generated</w:t>
      </w:r>
      <w:r w:rsidRPr="00B8651A">
        <w:rPr>
          <w:rFonts w:ascii="Times New Roman" w:hAnsi="Times New Roman" w:cs="Times New Roman"/>
        </w:rPr>
        <w:t xml:space="preserve"> from the models containing the </w:t>
      </w:r>
      <w:r>
        <w:rPr>
          <w:rFonts w:ascii="Times New Roman" w:hAnsi="Times New Roman" w:cs="Times New Roman"/>
        </w:rPr>
        <w:t xml:space="preserve">exponential distribution yielded a skewed pattern. </w:t>
      </w:r>
      <w:r w:rsidRPr="00B8651A">
        <w:rPr>
          <w:rFonts w:ascii="Times New Roman" w:hAnsi="Times New Roman" w:cs="Times New Roman"/>
        </w:rPr>
        <w:t>The depart</w:t>
      </w:r>
      <w:r>
        <w:rPr>
          <w:rFonts w:ascii="Times New Roman" w:hAnsi="Times New Roman" w:cs="Times New Roman"/>
        </w:rPr>
        <w:t xml:space="preserve">ures from the line of identity </w:t>
      </w:r>
      <w:r w:rsidRPr="00B8651A">
        <w:rPr>
          <w:rFonts w:ascii="Times New Roman" w:hAnsi="Times New Roman" w:cs="Times New Roman"/>
        </w:rPr>
        <w:t xml:space="preserve">indicate inadequacies with the distribution selected. </w:t>
      </w:r>
      <w:r>
        <w:rPr>
          <w:rFonts w:ascii="Times New Roman" w:hAnsi="Times New Roman" w:cs="Times New Roman"/>
        </w:rPr>
        <w:t xml:space="preserve">Residual plots obtained from models containing a </w:t>
      </w:r>
      <w:r w:rsidRPr="00B8651A">
        <w:rPr>
          <w:rFonts w:ascii="Times New Roman" w:hAnsi="Times New Roman" w:cs="Times New Roman"/>
        </w:rPr>
        <w:t xml:space="preserve">Weibull distribution </w:t>
      </w:r>
      <w:r>
        <w:rPr>
          <w:rFonts w:ascii="Times New Roman" w:hAnsi="Times New Roman" w:cs="Times New Roman"/>
        </w:rPr>
        <w:t>produce</w:t>
      </w:r>
      <w:r w:rsidRPr="00B8651A">
        <w:rPr>
          <w:rFonts w:ascii="Times New Roman" w:hAnsi="Times New Roman" w:cs="Times New Roman"/>
        </w:rPr>
        <w:t xml:space="preserve"> a straighter line, indicting </w:t>
      </w:r>
      <w:r>
        <w:rPr>
          <w:rFonts w:ascii="Times New Roman" w:hAnsi="Times New Roman" w:cs="Times New Roman"/>
        </w:rPr>
        <w:t>a more appropriate fit</w:t>
      </w:r>
      <w:r w:rsidRPr="00B8651A">
        <w:rPr>
          <w:rFonts w:ascii="Times New Roman" w:hAnsi="Times New Roman" w:cs="Times New Roman"/>
        </w:rPr>
        <w:t>.</w:t>
      </w:r>
    </w:p>
    <w:p w14:paraId="2732443B"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Powerful tool; Based on this diagnostic alone, the correct hazard model could be selected. </w:t>
      </w:r>
    </w:p>
    <w:p w14:paraId="4E704008" w14:textId="77777777" w:rsidR="0047512A" w:rsidRPr="008904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Models selected based on this diagnostic: scenarios 1 – 4 </w:t>
      </w:r>
    </w:p>
    <w:p w14:paraId="43556060"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For detecting hazard misspecification, generating is diagnostic is more time efficient than simulation based methods </w:t>
      </w:r>
    </w:p>
    <w:p w14:paraId="3D5F2B2D" w14:textId="77777777" w:rsidR="0047512A" w:rsidRPr="00B56F59" w:rsidRDefault="0047512A" w:rsidP="0047512A">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Notes: Deviance residuals have been tested to assess whether drug effects and covariate effects have been modeled correctly. Deviance residuals are expected to be symmetrically distributed around zero (illustrated by a red horizontal zero line). </w:t>
      </w:r>
    </w:p>
    <w:p w14:paraId="07083132" w14:textId="77777777" w:rsidR="0047512A"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Continuous covariate: Easy to interpret. Able to detect the true drug effect, but not helpful in detecting hazard model or covariate model misspecification.  </w:t>
      </w:r>
    </w:p>
    <w:p w14:paraId="60540874"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lastRenderedPageBreak/>
        <w:t xml:space="preserve">Models accounting for a linear drug effect relationship show a trend, which correspond to relatively large deviance residuals that are not well fit by the model.  </w:t>
      </w:r>
    </w:p>
    <w:p w14:paraId="12D53A50" w14:textId="77777777" w:rsidR="0047512A" w:rsidRPr="00871B8D"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Models selected based on this diagnostic: scenarios 1 ,2, 5, 6</w:t>
      </w:r>
    </w:p>
    <w:p w14:paraId="192ABF52"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Evaluation of this plot with (Modified) Cox-Snell residual, the correct hazard model and drug effect model could be selected.  </w:t>
      </w:r>
    </w:p>
    <w:p w14:paraId="17FA5F5E" w14:textId="77777777" w:rsidR="0047512A" w:rsidRDefault="0047512A" w:rsidP="0047512A">
      <w:pPr>
        <w:pStyle w:val="ListParagraph"/>
        <w:numPr>
          <w:ilvl w:val="3"/>
          <w:numId w:val="19"/>
        </w:numPr>
        <w:spacing w:after="200" w:line="276" w:lineRule="auto"/>
        <w:rPr>
          <w:rFonts w:ascii="Times New Roman" w:hAnsi="Times New Roman" w:cs="Times New Roman"/>
        </w:rPr>
      </w:pPr>
      <w:r>
        <w:rPr>
          <w:rFonts w:ascii="Times New Roman" w:hAnsi="Times New Roman" w:cs="Times New Roman"/>
        </w:rPr>
        <w:t xml:space="preserve">Models selected based on both diagnostics: scenarios 1, 2 </w:t>
      </w:r>
    </w:p>
    <w:p w14:paraId="7B2963EC" w14:textId="77777777" w:rsidR="0047512A" w:rsidRPr="005564BF"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Generating this diagnostic is more time efficient than simulation based methods. </w:t>
      </w:r>
    </w:p>
    <w:p w14:paraId="7DEB5F93" w14:textId="77777777" w:rsidR="0047512A" w:rsidRDefault="0047512A" w:rsidP="0047512A">
      <w:pPr>
        <w:pStyle w:val="ListParagraph"/>
        <w:numPr>
          <w:ilvl w:val="1"/>
          <w:numId w:val="19"/>
        </w:numPr>
        <w:spacing w:after="200" w:line="276" w:lineRule="auto"/>
        <w:rPr>
          <w:rFonts w:ascii="Times New Roman" w:hAnsi="Times New Roman" w:cs="Times New Roman"/>
        </w:rPr>
      </w:pPr>
      <w:commentRangeStart w:id="2"/>
      <w:r w:rsidRPr="0050376F">
        <w:rPr>
          <w:rFonts w:ascii="Times New Roman" w:hAnsi="Times New Roman" w:cs="Times New Roman"/>
        </w:rPr>
        <w:t>Categorical covariate</w:t>
      </w:r>
      <w:commentRangeEnd w:id="2"/>
      <w:r>
        <w:rPr>
          <w:rStyle w:val="CommentReference"/>
          <w:rFonts w:eastAsiaTheme="minorEastAsia"/>
          <w:lang w:eastAsia="zh-CN" w:bidi="th-TH"/>
        </w:rPr>
        <w:commentReference w:id="2"/>
      </w:r>
      <w:r w:rsidRPr="0050376F">
        <w:rPr>
          <w:rFonts w:ascii="Times New Roman" w:hAnsi="Times New Roman" w:cs="Times New Roman"/>
        </w:rPr>
        <w:t xml:space="preserve">: Difficult to interpret. All of the models produce plots where the reference line is very close to the median (and therefore also contained within the interquartile range).  </w:t>
      </w:r>
    </w:p>
    <w:p w14:paraId="49BE7A92" w14:textId="77777777" w:rsidR="0047512A"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Based on this diagnostic alone, it would be difficult to support the inclusion or exclusion of gender. </w:t>
      </w:r>
    </w:p>
    <w:p w14:paraId="2B7109BC" w14:textId="77777777" w:rsidR="0047512A" w:rsidRPr="00DB77EF"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This diagnostic should be evaluated along with (Modified) Cox-Snell residual &amp; Deviance residuals. Based on the diagnostic capabilities of these plots, we start with scenarios 1 and 2.  </w:t>
      </w:r>
    </w:p>
    <w:p w14:paraId="2A8F2AD8"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In scenario 1, where gender is included, no trend indicates the covariate is correctly handled. </w:t>
      </w:r>
    </w:p>
    <w:p w14:paraId="516B6720"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In scenario 2, the s</w:t>
      </w:r>
      <w:r w:rsidRPr="0050376F">
        <w:rPr>
          <w:rFonts w:ascii="Times New Roman" w:hAnsi="Times New Roman" w:cs="Times New Roman"/>
        </w:rPr>
        <w:t xml:space="preserve">kewed trend between males and females for models that exclude gender </w:t>
      </w:r>
      <w:r>
        <w:rPr>
          <w:rFonts w:ascii="Times New Roman" w:hAnsi="Times New Roman" w:cs="Times New Roman"/>
        </w:rPr>
        <w:t xml:space="preserve">gives a </w:t>
      </w:r>
      <w:r w:rsidRPr="0050376F">
        <w:rPr>
          <w:rFonts w:ascii="Times New Roman" w:hAnsi="Times New Roman" w:cs="Times New Roman"/>
        </w:rPr>
        <w:t>hint that gender should be included in the model</w:t>
      </w:r>
      <w:r>
        <w:rPr>
          <w:rFonts w:ascii="Times New Roman" w:hAnsi="Times New Roman" w:cs="Times New Roman"/>
        </w:rPr>
        <w:t xml:space="preserve">. </w:t>
      </w:r>
    </w:p>
    <w:p w14:paraId="20601B7B" w14:textId="77777777" w:rsidR="0047512A" w:rsidRDefault="0047512A" w:rsidP="0047512A">
      <w:pPr>
        <w:pStyle w:val="ListParagraph"/>
        <w:numPr>
          <w:ilvl w:val="2"/>
          <w:numId w:val="19"/>
        </w:numPr>
        <w:spacing w:after="200" w:line="276" w:lineRule="auto"/>
        <w:rPr>
          <w:rFonts w:ascii="Times New Roman" w:hAnsi="Times New Roman" w:cs="Times New Roman"/>
        </w:rPr>
      </w:pPr>
      <w:r w:rsidRPr="00C315BE">
        <w:rPr>
          <w:rFonts w:ascii="Times New Roman" w:hAnsi="Times New Roman" w:cs="Times New Roman"/>
        </w:rPr>
        <w:t>Limitation: In the example the red horizontal zero line is always included within the interquartile range, regardless of whether the model includes or excludes gender.</w:t>
      </w:r>
    </w:p>
    <w:p w14:paraId="220B03E5" w14:textId="77777777" w:rsidR="006317C6" w:rsidRPr="0011527C" w:rsidRDefault="006317C6" w:rsidP="0011527C">
      <w:pPr>
        <w:spacing w:after="200" w:line="276" w:lineRule="auto"/>
        <w:rPr>
          <w:rFonts w:ascii="Times New Roman" w:hAnsi="Times New Roman" w:cs="Times New Roman"/>
        </w:rPr>
      </w:pPr>
      <w:r w:rsidRPr="0011527C">
        <w:rPr>
          <w:rFonts w:ascii="Times New Roman" w:hAnsi="Times New Roman" w:cs="Times New Roman"/>
        </w:rPr>
        <w:t>INCOMPLETE</w:t>
      </w:r>
    </w:p>
    <w:p w14:paraId="1BA1233D" w14:textId="77777777" w:rsidR="006317C6" w:rsidRDefault="006317C6" w:rsidP="006317C6">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Hazard-based VPC</w:t>
      </w:r>
    </w:p>
    <w:p w14:paraId="0FD193BC"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Unstratified: Easy to interpret. Able to clearly detect hazard misspecification and drug effect misspecification. Only scenarios 1 and 2 seem to </w:t>
      </w:r>
    </w:p>
    <w:p w14:paraId="761D4C17"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Stratified </w:t>
      </w:r>
    </w:p>
    <w:p w14:paraId="5CFD026B"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dose: </w:t>
      </w:r>
    </w:p>
    <w:p w14:paraId="7152AAA5" w14:textId="77777777" w:rsidR="006317C6" w:rsidRPr="00FF4A9B"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gender: </w:t>
      </w:r>
    </w:p>
    <w:p w14:paraId="0B696BBD" w14:textId="77777777" w:rsidR="006317C6" w:rsidRDefault="006317C6" w:rsidP="006317C6">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Survival-based VPC </w:t>
      </w:r>
    </w:p>
    <w:p w14:paraId="6656E56F" w14:textId="77777777" w:rsidR="006317C6" w:rsidRPr="00F725B8"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Unstratified: Easy to interpret. Able to clearly detect hazard misspecification </w:t>
      </w:r>
    </w:p>
    <w:p w14:paraId="2EACC0DF"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Stratified </w:t>
      </w:r>
    </w:p>
    <w:p w14:paraId="346FF3EB"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dose: </w:t>
      </w:r>
    </w:p>
    <w:p w14:paraId="45ED4E18"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gender: </w:t>
      </w:r>
    </w:p>
    <w:p w14:paraId="3BD9D2C0" w14:textId="77777777" w:rsidR="006317C6" w:rsidRPr="00C315BE" w:rsidRDefault="006317C6" w:rsidP="0047512A">
      <w:pPr>
        <w:pStyle w:val="ListParagraph"/>
        <w:numPr>
          <w:ilvl w:val="2"/>
          <w:numId w:val="19"/>
        </w:numPr>
        <w:spacing w:after="200" w:line="276" w:lineRule="auto"/>
        <w:rPr>
          <w:rFonts w:ascii="Times New Roman" w:hAnsi="Times New Roman" w:cs="Times New Roman"/>
        </w:rPr>
      </w:pPr>
    </w:p>
    <w:p w14:paraId="2E76D609" w14:textId="77777777" w:rsidR="0047512A" w:rsidRDefault="0047512A">
      <w:pPr>
        <w:rPr>
          <w:rFonts w:ascii="Times New Roman" w:hAnsi="Times New Roman" w:cs="Times New Roman"/>
        </w:rPr>
      </w:pPr>
      <w:r>
        <w:rPr>
          <w:rFonts w:ascii="Times New Roman" w:hAnsi="Times New Roman" w:cs="Times New Roman"/>
        </w:rPr>
        <w:br w:type="page"/>
      </w:r>
    </w:p>
    <w:p w14:paraId="1FFDD949" w14:textId="77777777" w:rsidR="0011527C" w:rsidRPr="00861355" w:rsidRDefault="00861355" w:rsidP="00AF203B">
      <w:pPr>
        <w:spacing w:after="200" w:line="276" w:lineRule="auto"/>
        <w:rPr>
          <w:rFonts w:ascii="Times New Roman" w:hAnsi="Times New Roman" w:cs="Times New Roman"/>
          <w:i/>
          <w:iCs/>
          <w:color w:val="7030A0"/>
        </w:rPr>
      </w:pPr>
      <w:r w:rsidRPr="00861355">
        <w:rPr>
          <w:rFonts w:ascii="Times New Roman" w:hAnsi="Times New Roman" w:cs="Times New Roman"/>
          <w:i/>
          <w:iCs/>
          <w:color w:val="7030A0"/>
        </w:rPr>
        <w:lastRenderedPageBreak/>
        <w:t xml:space="preserve">Results organized by </w:t>
      </w:r>
      <w:r w:rsidR="00BA1A07">
        <w:rPr>
          <w:rFonts w:ascii="Times New Roman" w:hAnsi="Times New Roman" w:cs="Times New Roman"/>
          <w:i/>
          <w:iCs/>
          <w:color w:val="7030A0"/>
        </w:rPr>
        <w:t>variable</w:t>
      </w:r>
      <w:r w:rsidRPr="00861355">
        <w:rPr>
          <w:rFonts w:ascii="Times New Roman" w:hAnsi="Times New Roman" w:cs="Times New Roman"/>
          <w:i/>
          <w:iCs/>
          <w:color w:val="7030A0"/>
        </w:rPr>
        <w:t xml:space="preserve">: hazard model, drug effect model, covariate model </w:t>
      </w:r>
    </w:p>
    <w:p w14:paraId="688579F8" w14:textId="77777777" w:rsidR="00AF203B" w:rsidRPr="001830FF" w:rsidRDefault="001830FF" w:rsidP="00AF203B">
      <w:pPr>
        <w:spacing w:after="200" w:line="276" w:lineRule="auto"/>
        <w:rPr>
          <w:rFonts w:ascii="Times New Roman" w:hAnsi="Times New Roman" w:cs="Times New Roman"/>
        </w:rPr>
      </w:pPr>
      <w:r>
        <w:rPr>
          <w:rFonts w:ascii="Times New Roman" w:hAnsi="Times New Roman" w:cs="Times New Roman"/>
        </w:rPr>
        <w:t xml:space="preserve">Table 4 provides an overview of the key scenarios tested during this analysis. In short, </w:t>
      </w:r>
      <w:r w:rsidR="00B53856">
        <w:rPr>
          <w:rFonts w:ascii="Times New Roman" w:hAnsi="Times New Roman" w:cs="Times New Roman"/>
        </w:rPr>
        <w:t>time to hospitalization was</w:t>
      </w:r>
      <w:r w:rsidR="00BD5EE1">
        <w:rPr>
          <w:rFonts w:ascii="Times New Roman" w:hAnsi="Times New Roman" w:cs="Times New Roman"/>
        </w:rPr>
        <w:t xml:space="preserve"> analyzed with a TTE model. </w:t>
      </w:r>
      <w:r w:rsidR="001E7CD1">
        <w:rPr>
          <w:rFonts w:ascii="Times New Roman" w:hAnsi="Times New Roman" w:cs="Times New Roman"/>
        </w:rPr>
        <w:t xml:space="preserve">Exponential and Weibull distributions were tested as structural models. </w:t>
      </w:r>
      <w:r w:rsidR="008F6B59">
        <w:rPr>
          <w:rFonts w:ascii="Times New Roman" w:hAnsi="Times New Roman" w:cs="Times New Roman"/>
        </w:rPr>
        <w:t>Linear and E</w:t>
      </w:r>
      <w:r w:rsidR="008F6B59" w:rsidRPr="008F6B59">
        <w:rPr>
          <w:rFonts w:ascii="Times New Roman" w:hAnsi="Times New Roman" w:cs="Times New Roman"/>
          <w:vertAlign w:val="subscript"/>
        </w:rPr>
        <w:t xml:space="preserve">max </w:t>
      </w:r>
      <w:r w:rsidR="008F6B59">
        <w:rPr>
          <w:rFonts w:ascii="Times New Roman" w:hAnsi="Times New Roman" w:cs="Times New Roman"/>
        </w:rPr>
        <w:t>models were assessed to describe a drug effect and gender was evaluated as a covariate effect.</w:t>
      </w:r>
      <w:r w:rsidR="006A6565">
        <w:rPr>
          <w:rFonts w:ascii="Times New Roman" w:hAnsi="Times New Roman" w:cs="Times New Roman"/>
        </w:rPr>
        <w:t xml:space="preserve"> </w:t>
      </w:r>
      <w:r w:rsidR="005D5952">
        <w:rPr>
          <w:rFonts w:ascii="Times New Roman" w:hAnsi="Times New Roman" w:cs="Times New Roman"/>
        </w:rPr>
        <w:t>Uncertainty in the estimates was</w:t>
      </w:r>
      <w:r w:rsidR="006A6565">
        <w:rPr>
          <w:rFonts w:ascii="Times New Roman" w:hAnsi="Times New Roman" w:cs="Times New Roman"/>
        </w:rPr>
        <w:t xml:space="preserve"> </w:t>
      </w:r>
      <w:r w:rsidR="002B5F46">
        <w:rPr>
          <w:rFonts w:ascii="Times New Roman" w:hAnsi="Times New Roman" w:cs="Times New Roman"/>
        </w:rPr>
        <w:t xml:space="preserve">acceptable with RSE &lt; 30% for all </w:t>
      </w:r>
      <w:r w:rsidR="005D5952">
        <w:rPr>
          <w:rFonts w:ascii="Times New Roman" w:hAnsi="Times New Roman" w:cs="Times New Roman"/>
        </w:rPr>
        <w:t xml:space="preserve">parameters and parameter correlations were &lt; 0.95. </w:t>
      </w:r>
      <w:r w:rsidR="000D7A42">
        <w:rPr>
          <w:rFonts w:ascii="Times New Roman" w:hAnsi="Times New Roman" w:cs="Times New Roman"/>
        </w:rPr>
        <w:t xml:space="preserve">The final parameter estimates are provided in Table 5. </w:t>
      </w:r>
      <w:r w:rsidR="00AF203B" w:rsidRPr="001830FF">
        <w:rPr>
          <w:rFonts w:ascii="Times New Roman" w:hAnsi="Times New Roman" w:cs="Times New Roman"/>
        </w:rPr>
        <w:t xml:space="preserve">Diagnostics plots were generated and results compared. </w:t>
      </w:r>
    </w:p>
    <w:p w14:paraId="63A4FEA0" w14:textId="77777777" w:rsidR="00C02433" w:rsidRPr="00B8651A" w:rsidRDefault="00C02433">
      <w:pPr>
        <w:spacing w:after="200" w:line="276" w:lineRule="auto"/>
        <w:rPr>
          <w:rFonts w:ascii="Times New Roman" w:hAnsi="Times New Roman" w:cs="Times New Roman"/>
          <w:i/>
          <w:iCs/>
        </w:rPr>
      </w:pPr>
      <w:r w:rsidRPr="00B8651A">
        <w:rPr>
          <w:rFonts w:ascii="Times New Roman" w:hAnsi="Times New Roman" w:cs="Times New Roman"/>
          <w:i/>
          <w:iCs/>
        </w:rPr>
        <w:t>Results.1</w:t>
      </w:r>
      <w:r w:rsidR="00E478FC" w:rsidRPr="00B8651A">
        <w:rPr>
          <w:rFonts w:ascii="Times New Roman" w:hAnsi="Times New Roman" w:cs="Times New Roman"/>
          <w:i/>
          <w:iCs/>
        </w:rPr>
        <w:t>. Evaluation</w:t>
      </w:r>
      <w:r w:rsidRPr="00B8651A">
        <w:rPr>
          <w:rFonts w:ascii="Times New Roman" w:hAnsi="Times New Roman" w:cs="Times New Roman"/>
          <w:i/>
          <w:iCs/>
        </w:rPr>
        <w:t xml:space="preserve"> the hazard function </w:t>
      </w:r>
    </w:p>
    <w:p w14:paraId="4BC930AB" w14:textId="77777777" w:rsidR="00B657F2" w:rsidRPr="00B8651A" w:rsidRDefault="0090644A" w:rsidP="003C0B36">
      <w:pPr>
        <w:spacing w:before="100" w:beforeAutospacing="1" w:after="100" w:afterAutospacing="1" w:line="240" w:lineRule="auto"/>
        <w:rPr>
          <w:rFonts w:ascii="Times New Roman" w:hAnsi="Times New Roman" w:cs="Times New Roman"/>
        </w:rPr>
      </w:pPr>
      <w:r w:rsidRPr="00B8651A">
        <w:rPr>
          <w:rFonts w:ascii="Times New Roman" w:hAnsi="Times New Roman" w:cs="Times New Roman"/>
        </w:rPr>
        <w:t xml:space="preserve">Cox Snell </w:t>
      </w:r>
      <w:r w:rsidR="00ED05BF">
        <w:rPr>
          <w:rFonts w:ascii="Times New Roman" w:hAnsi="Times New Roman" w:cs="Times New Roman"/>
        </w:rPr>
        <w:t xml:space="preserve">and </w:t>
      </w:r>
      <w:r w:rsidR="00B8651A" w:rsidRPr="00B8651A">
        <w:rPr>
          <w:rFonts w:ascii="Times New Roman" w:hAnsi="Times New Roman" w:cs="Times New Roman"/>
        </w:rPr>
        <w:t xml:space="preserve">modified Cox Snell </w:t>
      </w:r>
      <w:r w:rsidR="00B54791" w:rsidRPr="00B8651A">
        <w:rPr>
          <w:rFonts w:ascii="Times New Roman" w:hAnsi="Times New Roman" w:cs="Times New Roman"/>
        </w:rPr>
        <w:t xml:space="preserve">residuals </w:t>
      </w:r>
      <w:r w:rsidR="00B8651A" w:rsidRPr="00B8651A">
        <w:rPr>
          <w:rFonts w:ascii="Times New Roman" w:hAnsi="Times New Roman" w:cs="Times New Roman"/>
        </w:rPr>
        <w:t xml:space="preserve">(Figures </w:t>
      </w:r>
      <w:r w:rsidR="00F568E3">
        <w:rPr>
          <w:rFonts w:ascii="Times New Roman" w:hAnsi="Times New Roman" w:cs="Times New Roman"/>
        </w:rPr>
        <w:t xml:space="preserve">2 </w:t>
      </w:r>
      <w:r w:rsidR="00ED05BF">
        <w:rPr>
          <w:rFonts w:ascii="Times New Roman" w:hAnsi="Times New Roman" w:cs="Times New Roman"/>
        </w:rPr>
        <w:t>and 3</w:t>
      </w:r>
      <w:r w:rsidR="00B8651A" w:rsidRPr="00B8651A">
        <w:rPr>
          <w:rFonts w:ascii="Times New Roman" w:hAnsi="Times New Roman" w:cs="Times New Roman"/>
        </w:rPr>
        <w:t xml:space="preserve">) </w:t>
      </w:r>
      <w:r w:rsidRPr="00B8651A">
        <w:rPr>
          <w:rFonts w:ascii="Times New Roman" w:hAnsi="Times New Roman" w:cs="Times New Roman"/>
        </w:rPr>
        <w:t>obtained from the model</w:t>
      </w:r>
      <w:r w:rsidR="0039187F" w:rsidRPr="00B8651A">
        <w:rPr>
          <w:rFonts w:ascii="Times New Roman" w:hAnsi="Times New Roman" w:cs="Times New Roman"/>
        </w:rPr>
        <w:t>s</w:t>
      </w:r>
      <w:r w:rsidRPr="00B8651A">
        <w:rPr>
          <w:rFonts w:ascii="Times New Roman" w:hAnsi="Times New Roman" w:cs="Times New Roman"/>
        </w:rPr>
        <w:t xml:space="preserve"> containing the </w:t>
      </w:r>
      <w:r w:rsidR="00ED05BF">
        <w:rPr>
          <w:rFonts w:ascii="Times New Roman" w:hAnsi="Times New Roman" w:cs="Times New Roman"/>
        </w:rPr>
        <w:t>exponential distribution yield</w:t>
      </w:r>
      <w:r w:rsidR="00B54791">
        <w:rPr>
          <w:rFonts w:ascii="Times New Roman" w:hAnsi="Times New Roman" w:cs="Times New Roman"/>
        </w:rPr>
        <w:t>ed a</w:t>
      </w:r>
      <w:r w:rsidR="00ED05BF">
        <w:rPr>
          <w:rFonts w:ascii="Times New Roman" w:hAnsi="Times New Roman" w:cs="Times New Roman"/>
        </w:rPr>
        <w:t xml:space="preserve"> </w:t>
      </w:r>
      <w:r w:rsidR="00313BF6">
        <w:rPr>
          <w:rFonts w:ascii="Times New Roman" w:hAnsi="Times New Roman" w:cs="Times New Roman"/>
        </w:rPr>
        <w:t xml:space="preserve">skewed pattern. </w:t>
      </w:r>
      <w:r w:rsidR="00313BF6" w:rsidRPr="00B8651A">
        <w:rPr>
          <w:rFonts w:ascii="Times New Roman" w:hAnsi="Times New Roman" w:cs="Times New Roman"/>
        </w:rPr>
        <w:t>The depart</w:t>
      </w:r>
      <w:r w:rsidR="00313BF6">
        <w:rPr>
          <w:rFonts w:ascii="Times New Roman" w:hAnsi="Times New Roman" w:cs="Times New Roman"/>
        </w:rPr>
        <w:t xml:space="preserve">ures from the line of identity </w:t>
      </w:r>
      <w:r w:rsidR="00313BF6" w:rsidRPr="00B8651A">
        <w:rPr>
          <w:rFonts w:ascii="Times New Roman" w:hAnsi="Times New Roman" w:cs="Times New Roman"/>
        </w:rPr>
        <w:t xml:space="preserve">indicate inadequacies with the distribution selected. </w:t>
      </w:r>
      <w:r w:rsidR="00614FF6">
        <w:rPr>
          <w:rFonts w:ascii="Times New Roman" w:hAnsi="Times New Roman" w:cs="Times New Roman"/>
        </w:rPr>
        <w:t xml:space="preserve">Residual plots obtained from models containing a </w:t>
      </w:r>
      <w:r w:rsidRPr="00B8651A">
        <w:rPr>
          <w:rFonts w:ascii="Times New Roman" w:hAnsi="Times New Roman" w:cs="Times New Roman"/>
        </w:rPr>
        <w:t xml:space="preserve">Weibull distribution </w:t>
      </w:r>
      <w:r w:rsidR="00B54791">
        <w:rPr>
          <w:rFonts w:ascii="Times New Roman" w:hAnsi="Times New Roman" w:cs="Times New Roman"/>
        </w:rPr>
        <w:t>produce</w:t>
      </w:r>
      <w:r w:rsidRPr="00B8651A">
        <w:rPr>
          <w:rFonts w:ascii="Times New Roman" w:hAnsi="Times New Roman" w:cs="Times New Roman"/>
        </w:rPr>
        <w:t xml:space="preserve"> a straighter line, indicting </w:t>
      </w:r>
      <w:r w:rsidR="00F568E3">
        <w:rPr>
          <w:rFonts w:ascii="Times New Roman" w:hAnsi="Times New Roman" w:cs="Times New Roman"/>
        </w:rPr>
        <w:t xml:space="preserve">a </w:t>
      </w:r>
      <w:r w:rsidR="00614FF6">
        <w:rPr>
          <w:rFonts w:ascii="Times New Roman" w:hAnsi="Times New Roman" w:cs="Times New Roman"/>
        </w:rPr>
        <w:t xml:space="preserve">more </w:t>
      </w:r>
      <w:r w:rsidR="00CE4CF3">
        <w:rPr>
          <w:rFonts w:ascii="Times New Roman" w:hAnsi="Times New Roman" w:cs="Times New Roman"/>
        </w:rPr>
        <w:t>appropriate fit</w:t>
      </w:r>
      <w:r w:rsidR="0067162A" w:rsidRPr="00B8651A">
        <w:rPr>
          <w:rFonts w:ascii="Times New Roman" w:hAnsi="Times New Roman" w:cs="Times New Roman"/>
        </w:rPr>
        <w:t xml:space="preserve">. </w:t>
      </w:r>
    </w:p>
    <w:p w14:paraId="005CE339" w14:textId="77777777" w:rsidR="00B36AED" w:rsidRPr="00B77367" w:rsidRDefault="007304DE" w:rsidP="003C0B36">
      <w:pPr>
        <w:spacing w:after="100" w:afterAutospacing="1"/>
        <w:rPr>
          <w:rFonts w:ascii="Times New Roman" w:hAnsi="Times New Roman" w:cs="Times New Roman"/>
        </w:rPr>
      </w:pPr>
      <w:r w:rsidRPr="007304DE">
        <w:rPr>
          <w:rFonts w:ascii="Times New Roman" w:hAnsi="Times New Roman" w:cs="Times New Roman"/>
          <w:szCs w:val="21"/>
        </w:rPr>
        <w:t xml:space="preserve">Figures </w:t>
      </w:r>
      <w:r w:rsidR="008817D0">
        <w:rPr>
          <w:rFonts w:ascii="Times New Roman" w:hAnsi="Times New Roman" w:cs="Times New Roman"/>
          <w:szCs w:val="21"/>
        </w:rPr>
        <w:t>4 and 5</w:t>
      </w:r>
      <w:r w:rsidRPr="007304DE">
        <w:rPr>
          <w:rFonts w:ascii="Times New Roman" w:hAnsi="Times New Roman" w:cs="Times New Roman"/>
          <w:szCs w:val="21"/>
        </w:rPr>
        <w:t xml:space="preserve"> show </w:t>
      </w:r>
      <w:r w:rsidRPr="007304DE">
        <w:rPr>
          <w:rFonts w:ascii="Times New Roman" w:hAnsi="Times New Roman" w:cs="Times New Roman"/>
        </w:rPr>
        <w:t xml:space="preserve">the survival-based and hazard-based VPCs computed for the case study. </w:t>
      </w:r>
      <w:r w:rsidR="0021203B">
        <w:rPr>
          <w:rFonts w:ascii="Times New Roman" w:hAnsi="Times New Roman" w:cs="Times New Roman"/>
        </w:rPr>
        <w:t>It i</w:t>
      </w:r>
      <w:r w:rsidR="00545BD4">
        <w:rPr>
          <w:rFonts w:ascii="Times New Roman" w:hAnsi="Times New Roman" w:cs="Times New Roman"/>
        </w:rPr>
        <w:t xml:space="preserve">s obvious from both </w:t>
      </w:r>
      <w:r w:rsidR="00CD658F">
        <w:rPr>
          <w:rFonts w:ascii="Times New Roman" w:hAnsi="Times New Roman" w:cs="Times New Roman"/>
        </w:rPr>
        <w:t>VPCs</w:t>
      </w:r>
      <w:r w:rsidR="00545BD4">
        <w:rPr>
          <w:rFonts w:ascii="Times New Roman" w:hAnsi="Times New Roman" w:cs="Times New Roman"/>
        </w:rPr>
        <w:t xml:space="preserve">, that models </w:t>
      </w:r>
      <w:r w:rsidR="00111587">
        <w:rPr>
          <w:rFonts w:ascii="Times New Roman" w:hAnsi="Times New Roman" w:cs="Times New Roman"/>
        </w:rPr>
        <w:t>containing an</w:t>
      </w:r>
      <w:r w:rsidR="00111587" w:rsidRPr="007304DE">
        <w:rPr>
          <w:rFonts w:ascii="Times New Roman" w:hAnsi="Times New Roman" w:cs="Times New Roman"/>
        </w:rPr>
        <w:t xml:space="preserve"> exponential </w:t>
      </w:r>
      <w:r w:rsidR="00111587">
        <w:rPr>
          <w:rFonts w:ascii="Times New Roman" w:hAnsi="Times New Roman" w:cs="Times New Roman"/>
        </w:rPr>
        <w:t>distribution do</w:t>
      </w:r>
      <w:r w:rsidR="00111587" w:rsidRPr="007304DE">
        <w:rPr>
          <w:rFonts w:ascii="Times New Roman" w:hAnsi="Times New Roman" w:cs="Times New Roman"/>
        </w:rPr>
        <w:t xml:space="preserve"> not describe the case example data.</w:t>
      </w:r>
      <w:r w:rsidR="00461A96">
        <w:rPr>
          <w:rFonts w:ascii="Times New Roman" w:hAnsi="Times New Roman" w:cs="Times New Roman"/>
        </w:rPr>
        <w:t xml:space="preserve"> </w:t>
      </w:r>
      <w:r w:rsidR="00BC7524">
        <w:rPr>
          <w:rFonts w:ascii="Times New Roman" w:hAnsi="Times New Roman" w:cs="Times New Roman"/>
        </w:rPr>
        <w:t>Deviations, like those observed within</w:t>
      </w:r>
      <w:r w:rsidR="00C33E72">
        <w:rPr>
          <w:rFonts w:ascii="Times New Roman" w:hAnsi="Times New Roman" w:cs="Times New Roman"/>
        </w:rPr>
        <w:t xml:space="preserve"> </w:t>
      </w:r>
      <w:r w:rsidR="00461A96">
        <w:rPr>
          <w:rFonts w:ascii="Times New Roman" w:hAnsi="Times New Roman" w:cs="Times New Roman"/>
        </w:rPr>
        <w:t xml:space="preserve">the hazard based VPC </w:t>
      </w:r>
      <w:r w:rsidR="00C33E72">
        <w:rPr>
          <w:rFonts w:ascii="Times New Roman" w:hAnsi="Times New Roman" w:cs="Times New Roman"/>
        </w:rPr>
        <w:t xml:space="preserve">scenarios 3 and 4, </w:t>
      </w:r>
      <w:r w:rsidR="00BC7524">
        <w:rPr>
          <w:rFonts w:ascii="Times New Roman" w:hAnsi="Times New Roman" w:cs="Times New Roman"/>
        </w:rPr>
        <w:t>warrant further investigation</w:t>
      </w:r>
      <w:r w:rsidR="0021657E">
        <w:rPr>
          <w:rFonts w:ascii="Times New Roman" w:hAnsi="Times New Roman" w:cs="Times New Roman"/>
        </w:rPr>
        <w:t xml:space="preserve">. </w:t>
      </w:r>
    </w:p>
    <w:p w14:paraId="06859FAF" w14:textId="77777777" w:rsidR="00107C0E" w:rsidRPr="00B8651A" w:rsidRDefault="00107C0E">
      <w:pPr>
        <w:spacing w:after="200" w:line="276" w:lineRule="auto"/>
        <w:rPr>
          <w:rFonts w:ascii="Times New Roman" w:hAnsi="Times New Roman" w:cs="Times New Roman"/>
          <w:i/>
          <w:iCs/>
        </w:rPr>
      </w:pPr>
      <w:r w:rsidRPr="00B8651A">
        <w:rPr>
          <w:rFonts w:ascii="Times New Roman" w:hAnsi="Times New Roman" w:cs="Times New Roman"/>
          <w:i/>
          <w:iCs/>
        </w:rPr>
        <w:t xml:space="preserve">Results.2 Evaluation of the drug effect </w:t>
      </w:r>
    </w:p>
    <w:p w14:paraId="4F4BA2DD" w14:textId="77777777" w:rsidR="00C95BDA" w:rsidRPr="001254FF" w:rsidRDefault="007079FE" w:rsidP="00C95BDA">
      <w:pPr>
        <w:spacing w:before="100" w:beforeAutospacing="1" w:after="100" w:afterAutospacing="1" w:line="240" w:lineRule="auto"/>
        <w:rPr>
          <w:rFonts w:ascii="Times New Roman" w:hAnsi="Times New Roman" w:cs="Times New Roman"/>
          <w:szCs w:val="21"/>
        </w:rPr>
      </w:pPr>
      <w:r w:rsidRPr="001254FF">
        <w:rPr>
          <w:rFonts w:ascii="Times New Roman" w:hAnsi="Times New Roman" w:cs="Times New Roman"/>
          <w:szCs w:val="21"/>
        </w:rPr>
        <w:t xml:space="preserve">Deviance residuals (Figure 6) were constructed to evaluate the functional form for </w:t>
      </w:r>
      <w:proofErr w:type="spellStart"/>
      <w:r w:rsidRPr="001254FF">
        <w:rPr>
          <w:rFonts w:ascii="Times New Roman" w:hAnsi="Times New Roman" w:cs="Times New Roman"/>
          <w:szCs w:val="21"/>
        </w:rPr>
        <w:t>AUC</w:t>
      </w:r>
      <w:r w:rsidRPr="001254FF">
        <w:rPr>
          <w:rFonts w:ascii="Times New Roman" w:hAnsi="Times New Roman" w:cs="Times New Roman"/>
          <w:szCs w:val="21"/>
          <w:vertAlign w:val="subscript"/>
        </w:rPr>
        <w:t>ss</w:t>
      </w:r>
      <w:proofErr w:type="spellEnd"/>
      <w:r w:rsidRPr="001254FF">
        <w:rPr>
          <w:rFonts w:ascii="Times New Roman" w:hAnsi="Times New Roman" w:cs="Times New Roman"/>
          <w:szCs w:val="21"/>
          <w:vertAlign w:val="subscript"/>
        </w:rPr>
        <w:t xml:space="preserve">. </w:t>
      </w:r>
      <w:r w:rsidRPr="001254FF">
        <w:rPr>
          <w:rFonts w:ascii="Times New Roman" w:hAnsi="Times New Roman" w:cs="Times New Roman"/>
          <w:szCs w:val="21"/>
        </w:rPr>
        <w:t xml:space="preserve"> </w:t>
      </w:r>
      <w:r w:rsidR="00C95BDA" w:rsidRPr="001254FF">
        <w:rPr>
          <w:rFonts w:ascii="Times New Roman" w:hAnsi="Times New Roman" w:cs="Times New Roman"/>
        </w:rPr>
        <w:t xml:space="preserve">Compared to the </w:t>
      </w:r>
      <w:r w:rsidR="00907F5D" w:rsidRPr="001254FF">
        <w:rPr>
          <w:rFonts w:ascii="Times New Roman" w:hAnsi="Times New Roman" w:cs="Times New Roman"/>
        </w:rPr>
        <w:t>E-max</w:t>
      </w:r>
      <w:r w:rsidR="00C95BDA" w:rsidRPr="001254FF">
        <w:rPr>
          <w:rFonts w:ascii="Times New Roman" w:hAnsi="Times New Roman" w:cs="Times New Roman"/>
        </w:rPr>
        <w:t xml:space="preserve"> model, the downward trend produced by the linear model is indicative of</w:t>
      </w:r>
      <w:r w:rsidR="00D00AFC">
        <w:rPr>
          <w:rFonts w:ascii="Times New Roman" w:hAnsi="Times New Roman" w:cs="Times New Roman"/>
        </w:rPr>
        <w:t xml:space="preserve"> a</w:t>
      </w:r>
      <w:r w:rsidR="00C95BDA" w:rsidRPr="001254FF">
        <w:rPr>
          <w:rFonts w:ascii="Times New Roman" w:hAnsi="Times New Roman" w:cs="Times New Roman"/>
        </w:rPr>
        <w:t xml:space="preserve"> model misspecification</w:t>
      </w:r>
      <w:r w:rsidR="00C95BDA" w:rsidRPr="001254FF">
        <w:rPr>
          <w:rFonts w:ascii="Times New Roman" w:hAnsi="Times New Roman" w:cs="Times New Roman"/>
          <w:szCs w:val="21"/>
        </w:rPr>
        <w:t xml:space="preserve">. </w:t>
      </w:r>
      <w:r w:rsidR="00907F5D" w:rsidRPr="001254FF">
        <w:rPr>
          <w:rFonts w:ascii="Times New Roman" w:hAnsi="Times New Roman" w:cs="Times New Roman"/>
          <w:szCs w:val="21"/>
        </w:rPr>
        <w:t>The</w:t>
      </w:r>
      <w:r w:rsidR="00C95BDA" w:rsidRPr="001254FF">
        <w:rPr>
          <w:rFonts w:ascii="Times New Roman" w:hAnsi="Times New Roman" w:cs="Times New Roman"/>
          <w:szCs w:val="21"/>
        </w:rPr>
        <w:t xml:space="preserve"> corresponding plot</w:t>
      </w:r>
      <w:r w:rsidR="00907F5D" w:rsidRPr="001254FF">
        <w:rPr>
          <w:rFonts w:ascii="Times New Roman" w:hAnsi="Times New Roman" w:cs="Times New Roman"/>
          <w:szCs w:val="21"/>
        </w:rPr>
        <w:t>s</w:t>
      </w:r>
      <w:r w:rsidR="00C95BDA" w:rsidRPr="001254FF">
        <w:rPr>
          <w:rFonts w:ascii="Times New Roman" w:hAnsi="Times New Roman" w:cs="Times New Roman"/>
          <w:szCs w:val="21"/>
        </w:rPr>
        <w:t xml:space="preserve"> for the Emax model support the conclusion that the Emax relationship with </w:t>
      </w:r>
      <w:proofErr w:type="spellStart"/>
      <w:r w:rsidR="00C95BDA" w:rsidRPr="001254FF">
        <w:rPr>
          <w:rFonts w:ascii="Times New Roman" w:hAnsi="Times New Roman" w:cs="Times New Roman"/>
          <w:szCs w:val="21"/>
        </w:rPr>
        <w:t>AUC</w:t>
      </w:r>
      <w:r w:rsidR="00C95BDA" w:rsidRPr="001254FF">
        <w:rPr>
          <w:rFonts w:ascii="Times New Roman" w:hAnsi="Times New Roman" w:cs="Times New Roman"/>
          <w:szCs w:val="21"/>
          <w:vertAlign w:val="subscript"/>
        </w:rPr>
        <w:t>ss</w:t>
      </w:r>
      <w:proofErr w:type="spellEnd"/>
      <w:r w:rsidR="00C95BDA" w:rsidRPr="001254FF">
        <w:rPr>
          <w:rFonts w:ascii="Times New Roman" w:hAnsi="Times New Roman" w:cs="Times New Roman"/>
          <w:szCs w:val="21"/>
        </w:rPr>
        <w:t xml:space="preserve"> </w:t>
      </w:r>
      <w:r w:rsidR="00F72222" w:rsidRPr="001254FF">
        <w:rPr>
          <w:rFonts w:ascii="Times New Roman" w:hAnsi="Times New Roman" w:cs="Times New Roman"/>
          <w:szCs w:val="21"/>
        </w:rPr>
        <w:t>describes the true drug effect</w:t>
      </w:r>
      <w:r w:rsidR="00C95BDA" w:rsidRPr="001254FF">
        <w:rPr>
          <w:rFonts w:ascii="Times New Roman" w:hAnsi="Times New Roman" w:cs="Times New Roman"/>
          <w:szCs w:val="21"/>
        </w:rPr>
        <w:t>.</w:t>
      </w:r>
      <w:r w:rsidR="00F72222" w:rsidRPr="001254FF">
        <w:rPr>
          <w:rFonts w:ascii="Times New Roman" w:hAnsi="Times New Roman" w:cs="Times New Roman"/>
          <w:szCs w:val="21"/>
        </w:rPr>
        <w:t xml:space="preserve"> </w:t>
      </w:r>
    </w:p>
    <w:p w14:paraId="23B3D988" w14:textId="77777777" w:rsidR="00750F63" w:rsidRPr="00EC264E" w:rsidRDefault="009042CA" w:rsidP="00266821">
      <w:pPr>
        <w:rPr>
          <w:rFonts w:ascii="Times New Roman" w:hAnsi="Times New Roman" w:cs="Times New Roman"/>
        </w:rPr>
      </w:pPr>
      <w:r w:rsidRPr="001254FF">
        <w:rPr>
          <w:rFonts w:ascii="Times New Roman" w:hAnsi="Times New Roman" w:cs="Times New Roman"/>
          <w:szCs w:val="21"/>
        </w:rPr>
        <w:t>Stratification of the survival and hazard based VPCs by dose (Figures 7</w:t>
      </w:r>
      <w:r w:rsidR="00D8464F" w:rsidRPr="001254FF">
        <w:rPr>
          <w:rFonts w:ascii="Times New Roman" w:hAnsi="Times New Roman" w:cs="Times New Roman"/>
          <w:szCs w:val="21"/>
        </w:rPr>
        <w:t>A</w:t>
      </w:r>
      <w:r w:rsidRPr="001254FF">
        <w:rPr>
          <w:rFonts w:ascii="Times New Roman" w:hAnsi="Times New Roman" w:cs="Times New Roman"/>
          <w:szCs w:val="21"/>
        </w:rPr>
        <w:t xml:space="preserve"> and 8</w:t>
      </w:r>
      <w:r w:rsidR="00D8464F" w:rsidRPr="001254FF">
        <w:rPr>
          <w:rFonts w:ascii="Times New Roman" w:hAnsi="Times New Roman" w:cs="Times New Roman"/>
          <w:szCs w:val="21"/>
        </w:rPr>
        <w:t>A</w:t>
      </w:r>
      <w:r w:rsidRPr="001254FF">
        <w:rPr>
          <w:rFonts w:ascii="Times New Roman" w:hAnsi="Times New Roman" w:cs="Times New Roman"/>
          <w:szCs w:val="21"/>
        </w:rPr>
        <w:t xml:space="preserve">) </w:t>
      </w:r>
      <w:r w:rsidR="0055132F" w:rsidRPr="001254FF">
        <w:rPr>
          <w:rFonts w:ascii="Times New Roman" w:hAnsi="Times New Roman" w:cs="Times New Roman"/>
          <w:szCs w:val="21"/>
        </w:rPr>
        <w:t>show the linear model tends to predict the observed data poorly at later time points</w:t>
      </w:r>
      <w:r w:rsidR="00BB6BFA" w:rsidRPr="001254FF">
        <w:rPr>
          <w:rFonts w:ascii="Times New Roman" w:hAnsi="Times New Roman" w:cs="Times New Roman"/>
          <w:szCs w:val="21"/>
        </w:rPr>
        <w:t xml:space="preserve">.  </w:t>
      </w:r>
      <w:r w:rsidR="00BB6BFA" w:rsidRPr="001254FF">
        <w:rPr>
          <w:rFonts w:ascii="Times New Roman" w:hAnsi="Times New Roman" w:cs="Times New Roman"/>
        </w:rPr>
        <w:t xml:space="preserve">The Emax model seems to appropriately capture the observed curve, suggesting a better fit </w:t>
      </w:r>
      <w:r w:rsidR="00EC264E">
        <w:rPr>
          <w:rFonts w:ascii="Times New Roman" w:hAnsi="Times New Roman" w:cs="Times New Roman"/>
        </w:rPr>
        <w:t xml:space="preserve">overall than the linear model. </w:t>
      </w:r>
      <w:r w:rsidRPr="001254FF">
        <w:rPr>
          <w:rFonts w:ascii="Times New Roman" w:hAnsi="Times New Roman" w:cs="Times New Roman"/>
        </w:rPr>
        <w:t xml:space="preserve">The stratified </w:t>
      </w:r>
      <w:r w:rsidR="00ED5FC6" w:rsidRPr="001254FF">
        <w:rPr>
          <w:rFonts w:ascii="Times New Roman" w:hAnsi="Times New Roman" w:cs="Times New Roman"/>
        </w:rPr>
        <w:t>survival-based</w:t>
      </w:r>
      <w:r w:rsidRPr="001254FF">
        <w:rPr>
          <w:rFonts w:ascii="Times New Roman" w:hAnsi="Times New Roman" w:cs="Times New Roman"/>
        </w:rPr>
        <w:t xml:space="preserve"> VPC</w:t>
      </w:r>
      <w:r w:rsidR="005C5B0E" w:rsidRPr="001254FF">
        <w:rPr>
          <w:rFonts w:ascii="Times New Roman" w:hAnsi="Times New Roman" w:cs="Times New Roman"/>
        </w:rPr>
        <w:t xml:space="preserve"> (Figure</w:t>
      </w:r>
      <w:r w:rsidR="00ED5FC6" w:rsidRPr="001254FF">
        <w:rPr>
          <w:rFonts w:ascii="Times New Roman" w:hAnsi="Times New Roman" w:cs="Times New Roman"/>
        </w:rPr>
        <w:t xml:space="preserve"> 7A)</w:t>
      </w:r>
      <w:r w:rsidRPr="001254FF">
        <w:rPr>
          <w:rFonts w:ascii="Times New Roman" w:hAnsi="Times New Roman" w:cs="Times New Roman"/>
        </w:rPr>
        <w:t xml:space="preserve"> clearly shows the linear </w:t>
      </w:r>
      <w:r w:rsidR="00D51FF9" w:rsidRPr="001254FF">
        <w:rPr>
          <w:rFonts w:ascii="Times New Roman" w:hAnsi="Times New Roman" w:cs="Times New Roman"/>
        </w:rPr>
        <w:t xml:space="preserve">model over </w:t>
      </w:r>
      <w:r w:rsidRPr="001254FF">
        <w:rPr>
          <w:rFonts w:ascii="Times New Roman" w:hAnsi="Times New Roman" w:cs="Times New Roman"/>
        </w:rPr>
        <w:t xml:space="preserve">predicts the observed survival curve for the placebo group and </w:t>
      </w:r>
      <w:r w:rsidR="00ED5FC6" w:rsidRPr="001254FF">
        <w:rPr>
          <w:rFonts w:ascii="Times New Roman" w:hAnsi="Times New Roman" w:cs="Times New Roman"/>
        </w:rPr>
        <w:t xml:space="preserve">slightly </w:t>
      </w:r>
      <w:r w:rsidR="00D51FF9" w:rsidRPr="001254FF">
        <w:rPr>
          <w:rFonts w:ascii="Times New Roman" w:hAnsi="Times New Roman" w:cs="Times New Roman"/>
        </w:rPr>
        <w:t xml:space="preserve">under </w:t>
      </w:r>
      <w:r w:rsidRPr="001254FF">
        <w:rPr>
          <w:rFonts w:ascii="Times New Roman" w:hAnsi="Times New Roman" w:cs="Times New Roman"/>
        </w:rPr>
        <w:t xml:space="preserve">predicts the 3 mg group, which suggests there might be some nonlinearity with respect to dose, and implies an inadequate fit. The stratified </w:t>
      </w:r>
      <w:r w:rsidR="00C41A2B" w:rsidRPr="001254FF">
        <w:rPr>
          <w:rFonts w:ascii="Times New Roman" w:hAnsi="Times New Roman" w:cs="Times New Roman"/>
        </w:rPr>
        <w:t>hazard-based</w:t>
      </w:r>
      <w:r w:rsidRPr="001254FF">
        <w:rPr>
          <w:rFonts w:ascii="Times New Roman" w:hAnsi="Times New Roman" w:cs="Times New Roman"/>
        </w:rPr>
        <w:t xml:space="preserve"> VPC</w:t>
      </w:r>
      <w:r w:rsidR="00C10546" w:rsidRPr="001254FF">
        <w:rPr>
          <w:rFonts w:ascii="Times New Roman" w:hAnsi="Times New Roman" w:cs="Times New Roman"/>
        </w:rPr>
        <w:t xml:space="preserve"> (Figure 8A)</w:t>
      </w:r>
      <w:r w:rsidRPr="001254FF">
        <w:rPr>
          <w:rFonts w:ascii="Times New Roman" w:hAnsi="Times New Roman" w:cs="Times New Roman"/>
        </w:rPr>
        <w:t xml:space="preserve"> shows </w:t>
      </w:r>
      <w:r w:rsidR="00241677" w:rsidRPr="001254FF">
        <w:rPr>
          <w:rFonts w:ascii="Times New Roman" w:hAnsi="Times New Roman" w:cs="Times New Roman"/>
        </w:rPr>
        <w:t>in the 3 mg dose group</w:t>
      </w:r>
      <w:r w:rsidRPr="001254FF">
        <w:rPr>
          <w:rFonts w:ascii="Times New Roman" w:hAnsi="Times New Roman" w:cs="Times New Roman"/>
        </w:rPr>
        <w:t xml:space="preserve"> the linear </w:t>
      </w:r>
      <w:r w:rsidR="000D23E8" w:rsidRPr="001254FF">
        <w:rPr>
          <w:rFonts w:ascii="Times New Roman" w:hAnsi="Times New Roman" w:cs="Times New Roman"/>
        </w:rPr>
        <w:t xml:space="preserve">model </w:t>
      </w:r>
      <w:r w:rsidR="00241677" w:rsidRPr="001254FF">
        <w:rPr>
          <w:rFonts w:ascii="Times New Roman" w:hAnsi="Times New Roman" w:cs="Times New Roman"/>
        </w:rPr>
        <w:t xml:space="preserve">slightly </w:t>
      </w:r>
      <w:r w:rsidR="000D23E8" w:rsidRPr="001254FF">
        <w:rPr>
          <w:rFonts w:ascii="Times New Roman" w:hAnsi="Times New Roman" w:cs="Times New Roman"/>
        </w:rPr>
        <w:t xml:space="preserve">under </w:t>
      </w:r>
      <w:r w:rsidRPr="001254FF">
        <w:rPr>
          <w:rFonts w:ascii="Times New Roman" w:hAnsi="Times New Roman" w:cs="Times New Roman"/>
        </w:rPr>
        <w:t xml:space="preserve">predicts the </w:t>
      </w:r>
      <w:r w:rsidR="000D23E8" w:rsidRPr="001254FF">
        <w:rPr>
          <w:rFonts w:ascii="Times New Roman" w:hAnsi="Times New Roman" w:cs="Times New Roman"/>
        </w:rPr>
        <w:t>hazard</w:t>
      </w:r>
      <w:r w:rsidRPr="001254FF">
        <w:rPr>
          <w:rFonts w:ascii="Times New Roman" w:hAnsi="Times New Roman" w:cs="Times New Roman"/>
        </w:rPr>
        <w:t xml:space="preserve"> at </w:t>
      </w:r>
      <w:r w:rsidR="00241677" w:rsidRPr="001254FF">
        <w:rPr>
          <w:rFonts w:ascii="Times New Roman" w:hAnsi="Times New Roman" w:cs="Times New Roman"/>
        </w:rPr>
        <w:t>earlier</w:t>
      </w:r>
      <w:r w:rsidR="00C10546" w:rsidRPr="001254FF">
        <w:rPr>
          <w:rFonts w:ascii="Times New Roman" w:hAnsi="Times New Roman" w:cs="Times New Roman"/>
        </w:rPr>
        <w:t xml:space="preserve"> time points and </w:t>
      </w:r>
      <w:r w:rsidR="001318BD" w:rsidRPr="001254FF">
        <w:rPr>
          <w:rFonts w:ascii="Times New Roman" w:hAnsi="Times New Roman" w:cs="Times New Roman"/>
        </w:rPr>
        <w:t>poorly</w:t>
      </w:r>
      <w:r w:rsidR="00C10546" w:rsidRPr="001254FF">
        <w:rPr>
          <w:rFonts w:ascii="Times New Roman" w:hAnsi="Times New Roman" w:cs="Times New Roman"/>
        </w:rPr>
        <w:t xml:space="preserve"> </w:t>
      </w:r>
      <w:r w:rsidR="001318BD" w:rsidRPr="001254FF">
        <w:rPr>
          <w:rFonts w:ascii="Times New Roman" w:hAnsi="Times New Roman" w:cs="Times New Roman"/>
        </w:rPr>
        <w:t>describes</w:t>
      </w:r>
      <w:r w:rsidR="00C10546" w:rsidRPr="001254FF">
        <w:rPr>
          <w:rFonts w:ascii="Times New Roman" w:hAnsi="Times New Roman" w:cs="Times New Roman"/>
        </w:rPr>
        <w:t xml:space="preserve"> the placebo</w:t>
      </w:r>
      <w:r w:rsidRPr="001254FF">
        <w:rPr>
          <w:rFonts w:ascii="Times New Roman" w:hAnsi="Times New Roman" w:cs="Times New Roman"/>
        </w:rPr>
        <w:t xml:space="preserve"> and 10 mg dose groups.</w:t>
      </w:r>
      <w:r w:rsidR="00B75D2F" w:rsidRPr="001254FF">
        <w:rPr>
          <w:rFonts w:ascii="Times New Roman" w:hAnsi="Times New Roman" w:cs="Times New Roman"/>
          <w:szCs w:val="21"/>
        </w:rPr>
        <w:t xml:space="preserve"> </w:t>
      </w:r>
      <w:r w:rsidR="00B36AED" w:rsidRPr="001254FF">
        <w:rPr>
          <w:rFonts w:ascii="Times New Roman" w:eastAsiaTheme="minorEastAsia" w:hAnsi="Times New Roman" w:cs="Times New Roman"/>
        </w:rPr>
        <w:t>Figures 7B and 8B</w:t>
      </w:r>
      <w:r w:rsidR="00C6374B" w:rsidRPr="001254FF">
        <w:rPr>
          <w:rFonts w:ascii="Times New Roman" w:eastAsiaTheme="minorEastAsia" w:hAnsi="Times New Roman" w:cs="Times New Roman"/>
        </w:rPr>
        <w:t xml:space="preserve">, </w:t>
      </w:r>
      <w:r w:rsidR="005740A2" w:rsidRPr="001254FF">
        <w:rPr>
          <w:rFonts w:ascii="Times New Roman" w:hAnsi="Times New Roman" w:cs="Times New Roman"/>
        </w:rPr>
        <w:t>stratified</w:t>
      </w:r>
      <w:r w:rsidR="000802C1" w:rsidRPr="001254FF">
        <w:rPr>
          <w:rFonts w:ascii="Times New Roman" w:hAnsi="Times New Roman" w:cs="Times New Roman"/>
        </w:rPr>
        <w:t xml:space="preserve"> VPC for </w:t>
      </w:r>
      <w:r w:rsidR="00C6374B" w:rsidRPr="001254FF">
        <w:rPr>
          <w:rFonts w:ascii="Times New Roman" w:eastAsiaTheme="minorEastAsia" w:hAnsi="Times New Roman" w:cs="Times New Roman"/>
        </w:rPr>
        <w:t xml:space="preserve">models using an exponential distribution, </w:t>
      </w:r>
      <w:r w:rsidR="005740A2" w:rsidRPr="001254FF">
        <w:rPr>
          <w:rFonts w:ascii="Times New Roman" w:eastAsiaTheme="minorEastAsia" w:hAnsi="Times New Roman" w:cs="Times New Roman"/>
        </w:rPr>
        <w:t>have</w:t>
      </w:r>
      <w:r w:rsidR="00B36AED" w:rsidRPr="001254FF">
        <w:rPr>
          <w:rFonts w:ascii="Times New Roman" w:eastAsiaTheme="minorEastAsia" w:hAnsi="Times New Roman" w:cs="Times New Roman"/>
        </w:rPr>
        <w:t xml:space="preserve"> the same diagnostic capability as </w:t>
      </w:r>
      <w:r w:rsidR="00B75D2F" w:rsidRPr="001254FF">
        <w:rPr>
          <w:rFonts w:ascii="Times New Roman" w:eastAsiaTheme="minorEastAsia" w:hAnsi="Times New Roman" w:cs="Times New Roman"/>
        </w:rPr>
        <w:t>an</w:t>
      </w:r>
      <w:r w:rsidR="00B36AED" w:rsidRPr="001254FF">
        <w:rPr>
          <w:rFonts w:ascii="Times New Roman" w:eastAsiaTheme="minorEastAsia" w:hAnsi="Times New Roman" w:cs="Times New Roman"/>
        </w:rPr>
        <w:t xml:space="preserve"> </w:t>
      </w:r>
      <w:r w:rsidR="001A5821" w:rsidRPr="001254FF">
        <w:rPr>
          <w:rFonts w:ascii="Times New Roman" w:eastAsiaTheme="minorEastAsia" w:hAnsi="Times New Roman" w:cs="Times New Roman"/>
        </w:rPr>
        <w:t>unstratified</w:t>
      </w:r>
      <w:r w:rsidR="00B36AED" w:rsidRPr="001254FF">
        <w:rPr>
          <w:rFonts w:ascii="Times New Roman" w:eastAsiaTheme="minorEastAsia" w:hAnsi="Times New Roman" w:cs="Times New Roman"/>
        </w:rPr>
        <w:t xml:space="preserve"> </w:t>
      </w:r>
      <w:r w:rsidR="00B75D2F" w:rsidRPr="001254FF">
        <w:rPr>
          <w:rFonts w:ascii="Times New Roman" w:eastAsiaTheme="minorEastAsia" w:hAnsi="Times New Roman" w:cs="Times New Roman"/>
        </w:rPr>
        <w:t>V</w:t>
      </w:r>
      <w:r w:rsidR="00C6374B" w:rsidRPr="001254FF">
        <w:rPr>
          <w:rFonts w:ascii="Times New Roman" w:eastAsiaTheme="minorEastAsia" w:hAnsi="Times New Roman" w:cs="Times New Roman"/>
        </w:rPr>
        <w:t>PC</w:t>
      </w:r>
      <w:r w:rsidR="001235E2">
        <w:rPr>
          <w:rFonts w:ascii="Times New Roman" w:eastAsiaTheme="minorEastAsia" w:hAnsi="Times New Roman" w:cs="Times New Roman"/>
        </w:rPr>
        <w:t xml:space="preserve"> </w:t>
      </w:r>
      <w:r w:rsidR="00CF0CF3">
        <w:rPr>
          <w:rFonts w:ascii="Times New Roman" w:eastAsiaTheme="minorEastAsia" w:hAnsi="Times New Roman" w:cs="Times New Roman"/>
        </w:rPr>
        <w:t xml:space="preserve">(Figure 4 &amp; 5, scenarios 5 – 8). </w:t>
      </w:r>
    </w:p>
    <w:p w14:paraId="45ACF08D" w14:textId="77777777" w:rsidR="00266821" w:rsidRPr="00266821" w:rsidRDefault="00266821" w:rsidP="00266821">
      <w:pPr>
        <w:rPr>
          <w:rFonts w:ascii="Times New Roman" w:hAnsi="Times New Roman" w:cs="Times New Roman"/>
          <w:sz w:val="24"/>
        </w:rPr>
      </w:pPr>
    </w:p>
    <w:p w14:paraId="16952944" w14:textId="77777777" w:rsidR="00107C0E" w:rsidRPr="00A84D26" w:rsidRDefault="00107C0E">
      <w:pPr>
        <w:spacing w:after="200" w:line="276" w:lineRule="auto"/>
        <w:rPr>
          <w:rFonts w:ascii="Times New Roman" w:hAnsi="Times New Roman" w:cs="Times New Roman"/>
          <w:b/>
          <w:bCs/>
          <w:i/>
          <w:iCs/>
        </w:rPr>
      </w:pPr>
      <w:r w:rsidRPr="00A84D26">
        <w:rPr>
          <w:rFonts w:ascii="Times New Roman" w:hAnsi="Times New Roman" w:cs="Times New Roman"/>
          <w:i/>
          <w:iCs/>
        </w:rPr>
        <w:t xml:space="preserve">Results.3. Evaluation of the covariate effect </w:t>
      </w:r>
    </w:p>
    <w:p w14:paraId="735CD996" w14:textId="77777777" w:rsidR="000A6701" w:rsidRPr="00A84D26" w:rsidRDefault="00C24F78" w:rsidP="000A6701">
      <w:pPr>
        <w:spacing w:before="100" w:beforeAutospacing="1" w:after="100" w:afterAutospacing="1" w:line="240" w:lineRule="auto"/>
        <w:rPr>
          <w:rFonts w:ascii="Times New Roman" w:hAnsi="Times New Roman" w:cs="Times New Roman"/>
        </w:rPr>
      </w:pPr>
      <w:r w:rsidRPr="00A84D26">
        <w:rPr>
          <w:rFonts w:ascii="Times New Roman" w:hAnsi="Times New Roman" w:cs="Times New Roman"/>
        </w:rPr>
        <w:t xml:space="preserve">Gender was evaluated as a meaningful covariate on the hazard. </w:t>
      </w:r>
      <w:r w:rsidR="00D76D40" w:rsidRPr="00A84D26">
        <w:rPr>
          <w:rFonts w:ascii="Times New Roman" w:hAnsi="Times New Roman" w:cs="Times New Roman"/>
        </w:rPr>
        <w:t xml:space="preserve">In figures </w:t>
      </w:r>
      <w:r w:rsidR="00016E38" w:rsidRPr="00A84D26">
        <w:rPr>
          <w:rFonts w:ascii="Times New Roman" w:hAnsi="Times New Roman" w:cs="Times New Roman"/>
        </w:rPr>
        <w:t>9 – 11, m</w:t>
      </w:r>
      <w:r w:rsidR="001C6C46" w:rsidRPr="00A84D26">
        <w:rPr>
          <w:rFonts w:ascii="Times New Roman" w:hAnsi="Times New Roman" w:cs="Times New Roman"/>
        </w:rPr>
        <w:t xml:space="preserve">odels where </w:t>
      </w:r>
      <w:r w:rsidR="00593A3D" w:rsidRPr="00A84D26">
        <w:rPr>
          <w:rFonts w:ascii="Times New Roman" w:hAnsi="Times New Roman" w:cs="Times New Roman"/>
        </w:rPr>
        <w:t>gender was included</w:t>
      </w:r>
      <w:r w:rsidR="000B5A4B" w:rsidRPr="00A84D26">
        <w:rPr>
          <w:rFonts w:ascii="Times New Roman" w:hAnsi="Times New Roman" w:cs="Times New Roman"/>
        </w:rPr>
        <w:t xml:space="preserve"> </w:t>
      </w:r>
      <w:r w:rsidR="00A66875" w:rsidRPr="00A84D26">
        <w:rPr>
          <w:rFonts w:ascii="Times New Roman" w:hAnsi="Times New Roman" w:cs="Times New Roman"/>
        </w:rPr>
        <w:t>(odd numbers scenarios</w:t>
      </w:r>
      <w:r w:rsidR="00593A3D" w:rsidRPr="00A84D26">
        <w:rPr>
          <w:rFonts w:ascii="Times New Roman" w:hAnsi="Times New Roman" w:cs="Times New Roman"/>
        </w:rPr>
        <w:t>)</w:t>
      </w:r>
      <w:r w:rsidR="00A84D26" w:rsidRPr="00A84D26">
        <w:rPr>
          <w:rFonts w:ascii="Times New Roman" w:hAnsi="Times New Roman" w:cs="Times New Roman"/>
        </w:rPr>
        <w:t xml:space="preserve"> was</w:t>
      </w:r>
      <w:r w:rsidR="00D76D40" w:rsidRPr="00A84D26">
        <w:rPr>
          <w:rFonts w:ascii="Times New Roman" w:hAnsi="Times New Roman" w:cs="Times New Roman"/>
        </w:rPr>
        <w:t xml:space="preserve"> compared with models </w:t>
      </w:r>
      <w:r w:rsidR="00363D78" w:rsidRPr="00A84D26">
        <w:rPr>
          <w:rFonts w:ascii="Times New Roman" w:hAnsi="Times New Roman" w:cs="Times New Roman"/>
        </w:rPr>
        <w:t>excluding gender</w:t>
      </w:r>
      <w:r w:rsidR="004B6CC5">
        <w:rPr>
          <w:rFonts w:ascii="Times New Roman" w:hAnsi="Times New Roman" w:cs="Times New Roman"/>
        </w:rPr>
        <w:t xml:space="preserve">. </w:t>
      </w:r>
      <w:r w:rsidR="00245144" w:rsidRPr="00A84D26">
        <w:rPr>
          <w:rFonts w:ascii="Times New Roman" w:hAnsi="Times New Roman" w:cs="Times New Roman"/>
        </w:rPr>
        <w:t>When gender is included in the model, d</w:t>
      </w:r>
      <w:r w:rsidR="00D64A03" w:rsidRPr="00A84D26">
        <w:rPr>
          <w:rFonts w:ascii="Times New Roman" w:hAnsi="Times New Roman" w:cs="Times New Roman"/>
        </w:rPr>
        <w:t>eviance residuals</w:t>
      </w:r>
      <w:r w:rsidR="00A84D26" w:rsidRPr="00A84D26">
        <w:rPr>
          <w:rFonts w:ascii="Times New Roman" w:hAnsi="Times New Roman" w:cs="Times New Roman"/>
        </w:rPr>
        <w:t xml:space="preserve"> (F</w:t>
      </w:r>
      <w:r w:rsidR="009F71C3" w:rsidRPr="00A84D26">
        <w:rPr>
          <w:rFonts w:ascii="Times New Roman" w:hAnsi="Times New Roman" w:cs="Times New Roman"/>
        </w:rPr>
        <w:t>igure 9)</w:t>
      </w:r>
      <w:r w:rsidR="00D64A03" w:rsidRPr="00A84D26">
        <w:rPr>
          <w:rFonts w:ascii="Times New Roman" w:hAnsi="Times New Roman" w:cs="Times New Roman"/>
        </w:rPr>
        <w:t xml:space="preserve"> </w:t>
      </w:r>
      <w:r w:rsidR="00245144" w:rsidRPr="00A84D26">
        <w:rPr>
          <w:rFonts w:ascii="Times New Roman" w:hAnsi="Times New Roman" w:cs="Times New Roman"/>
        </w:rPr>
        <w:t>are</w:t>
      </w:r>
      <w:r w:rsidR="009A3E5A" w:rsidRPr="00A84D26">
        <w:rPr>
          <w:rFonts w:ascii="Times New Roman" w:hAnsi="Times New Roman" w:cs="Times New Roman"/>
        </w:rPr>
        <w:t xml:space="preserve"> </w:t>
      </w:r>
      <w:r w:rsidR="00593A3D" w:rsidRPr="00A84D26">
        <w:rPr>
          <w:rFonts w:ascii="Times New Roman" w:hAnsi="Times New Roman" w:cs="Times New Roman"/>
        </w:rPr>
        <w:t xml:space="preserve">symmetrically </w:t>
      </w:r>
      <w:r w:rsidR="00355275" w:rsidRPr="00A84D26">
        <w:rPr>
          <w:rFonts w:ascii="Times New Roman" w:hAnsi="Times New Roman" w:cs="Times New Roman"/>
        </w:rPr>
        <w:t>distributed around zero</w:t>
      </w:r>
      <w:r w:rsidR="00D64A03" w:rsidRPr="00A84D26">
        <w:rPr>
          <w:rFonts w:ascii="Times New Roman" w:hAnsi="Times New Roman" w:cs="Times New Roman"/>
        </w:rPr>
        <w:t xml:space="preserve">, indicating </w:t>
      </w:r>
      <w:r w:rsidR="00380F96" w:rsidRPr="00A84D26">
        <w:rPr>
          <w:rFonts w:ascii="Times New Roman" w:hAnsi="Times New Roman" w:cs="Times New Roman"/>
        </w:rPr>
        <w:t xml:space="preserve">the covariate has been modeled using the (approximately) correct functional form. </w:t>
      </w:r>
      <w:r w:rsidR="000A6701" w:rsidRPr="00A84D26">
        <w:rPr>
          <w:rFonts w:ascii="Times New Roman" w:hAnsi="Times New Roman" w:cs="Times New Roman"/>
        </w:rPr>
        <w:t>In contrast</w:t>
      </w:r>
      <w:r w:rsidR="009A3E5A" w:rsidRPr="00A84D26">
        <w:rPr>
          <w:rFonts w:ascii="Times New Roman" w:hAnsi="Times New Roman" w:cs="Times New Roman"/>
        </w:rPr>
        <w:t>, where gender was excluded, there is</w:t>
      </w:r>
      <w:r w:rsidR="000A6701" w:rsidRPr="00A84D26">
        <w:rPr>
          <w:rFonts w:ascii="Times New Roman" w:hAnsi="Times New Roman" w:cs="Times New Roman"/>
        </w:rPr>
        <w:t xml:space="preserve"> a skewed nature of the distribution</w:t>
      </w:r>
      <w:r w:rsidR="009A3E5A" w:rsidRPr="00A84D26">
        <w:rPr>
          <w:rFonts w:ascii="Times New Roman" w:hAnsi="Times New Roman" w:cs="Times New Roman"/>
        </w:rPr>
        <w:t xml:space="preserve">. </w:t>
      </w:r>
      <w:r w:rsidR="00F906B8">
        <w:rPr>
          <w:rFonts w:ascii="Times New Roman" w:hAnsi="Times New Roman" w:cs="Times New Roman"/>
        </w:rPr>
        <w:t xml:space="preserve">The survival-based VPC (Figure 10) </w:t>
      </w:r>
      <w:r w:rsidR="00A86E9D">
        <w:rPr>
          <w:rFonts w:ascii="Times New Roman" w:hAnsi="Times New Roman" w:cs="Times New Roman"/>
        </w:rPr>
        <w:t>and hazard-based VPC (Figure 11) show the model</w:t>
      </w:r>
      <w:r w:rsidR="00C41A50">
        <w:rPr>
          <w:rFonts w:ascii="Times New Roman" w:hAnsi="Times New Roman" w:cs="Times New Roman"/>
        </w:rPr>
        <w:t>s</w:t>
      </w:r>
      <w:r w:rsidR="00020E2E">
        <w:rPr>
          <w:rFonts w:ascii="Times New Roman" w:hAnsi="Times New Roman" w:cs="Times New Roman"/>
        </w:rPr>
        <w:t xml:space="preserve"> where gender is included</w:t>
      </w:r>
      <w:r w:rsidR="00C41A50">
        <w:rPr>
          <w:rFonts w:ascii="Times New Roman" w:hAnsi="Times New Roman" w:cs="Times New Roman"/>
        </w:rPr>
        <w:t xml:space="preserve"> describe the data better then when gender is excluded. </w:t>
      </w:r>
    </w:p>
    <w:p w14:paraId="4C143F0F" w14:textId="77777777" w:rsidR="008C0AE7" w:rsidRPr="00B8651A" w:rsidRDefault="008C0AE7" w:rsidP="00FB2F48">
      <w:pPr>
        <w:pStyle w:val="Heading2"/>
      </w:pPr>
      <w:r w:rsidRPr="00B8651A">
        <w:lastRenderedPageBreak/>
        <w:t>Discussion [GB]</w:t>
      </w:r>
    </w:p>
    <w:p w14:paraId="3FC40E1F" w14:textId="77777777" w:rsidR="008C0AE7" w:rsidRPr="003C6DD6" w:rsidRDefault="00303349"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Task: </w:t>
      </w:r>
      <w:r w:rsidR="008C0AE7" w:rsidRPr="003C6DD6">
        <w:rPr>
          <w:rFonts w:ascii="Times New Roman" w:hAnsi="Times New Roman" w:cs="Times New Roman"/>
          <w:i/>
          <w:iCs/>
          <w:color w:val="7030A0"/>
        </w:rPr>
        <w:t xml:space="preserve">Outline some bullet points </w:t>
      </w:r>
    </w:p>
    <w:p w14:paraId="5F5E95C6" w14:textId="77777777" w:rsidR="003C6DD6" w:rsidRDefault="003C6DD6" w:rsidP="003C6DD6">
      <w:pPr>
        <w:pStyle w:val="ListParagraph"/>
        <w:spacing w:after="100" w:afterAutospacing="1" w:line="240" w:lineRule="auto"/>
        <w:ind w:left="1080"/>
        <w:rPr>
          <w:rFonts w:ascii="Times New Roman" w:eastAsiaTheme="minorEastAsia" w:hAnsi="Times New Roman" w:cs="Times New Roman"/>
        </w:rPr>
      </w:pPr>
    </w:p>
    <w:p w14:paraId="4AA4B6F4"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Hazard misspecification </w:t>
      </w:r>
    </w:p>
    <w:p w14:paraId="2C0B894E" w14:textId="77777777" w:rsidR="00877AE9" w:rsidRDefault="00FC5F6A" w:rsidP="00DE279B">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Easily detectable using any of these </w:t>
      </w:r>
      <w:r w:rsidR="00877AE9">
        <w:rPr>
          <w:rFonts w:ascii="Times New Roman" w:eastAsiaTheme="minorEastAsia" w:hAnsi="Times New Roman" w:cs="Times New Roman"/>
        </w:rPr>
        <w:t>methods</w:t>
      </w:r>
    </w:p>
    <w:p w14:paraId="519F46EF" w14:textId="77777777" w:rsidR="00DE279B" w:rsidRDefault="00DE279B" w:rsidP="00DE279B">
      <w:pPr>
        <w:pStyle w:val="ListParagraph"/>
        <w:numPr>
          <w:ilvl w:val="2"/>
          <w:numId w:val="6"/>
        </w:numPr>
        <w:spacing w:after="100" w:afterAutospacing="1" w:line="240" w:lineRule="auto"/>
        <w:rPr>
          <w:rFonts w:ascii="Times New Roman" w:eastAsiaTheme="minorEastAsia" w:hAnsi="Times New Roman" w:cs="Times New Roman"/>
        </w:rPr>
      </w:pPr>
      <w:r w:rsidRPr="00DE279B">
        <w:rPr>
          <w:rFonts w:ascii="Times New Roman" w:eastAsiaTheme="minorEastAsia" w:hAnsi="Times New Roman" w:cs="Times New Roman"/>
        </w:rPr>
        <w:t>Note</w:t>
      </w:r>
      <w:r>
        <w:rPr>
          <w:rFonts w:ascii="Times New Roman" w:eastAsiaTheme="minorEastAsia" w:hAnsi="Times New Roman" w:cs="Times New Roman"/>
        </w:rPr>
        <w:t xml:space="preserve">: </w:t>
      </w:r>
      <w:r w:rsidRPr="00DE279B">
        <w:rPr>
          <w:rFonts w:ascii="Times New Roman" w:eastAsiaTheme="minorEastAsia" w:hAnsi="Times New Roman" w:cs="Times New Roman"/>
        </w:rPr>
        <w:t xml:space="preserve">it may be difficult to </w:t>
      </w:r>
      <w:r w:rsidR="009E37E6">
        <w:rPr>
          <w:rFonts w:ascii="Times New Roman" w:eastAsiaTheme="minorEastAsia" w:hAnsi="Times New Roman" w:cs="Times New Roman"/>
        </w:rPr>
        <w:t xml:space="preserve">graphically </w:t>
      </w:r>
      <w:r w:rsidRPr="00DE279B">
        <w:rPr>
          <w:rFonts w:ascii="Times New Roman" w:eastAsiaTheme="minorEastAsia" w:hAnsi="Times New Roman" w:cs="Times New Roman"/>
        </w:rPr>
        <w:t>determine the difference between the Weibull and Gompertz</w:t>
      </w:r>
      <w:r w:rsidR="00137C55">
        <w:rPr>
          <w:rFonts w:ascii="Times New Roman" w:eastAsiaTheme="minorEastAsia" w:hAnsi="Times New Roman" w:cs="Times New Roman"/>
        </w:rPr>
        <w:t xml:space="preserve"> models, which both can be used to describe time varying hazards</w:t>
      </w:r>
    </w:p>
    <w:p w14:paraId="6671113E" w14:textId="77777777" w:rsidR="00F1250F" w:rsidRPr="00F1250F" w:rsidRDefault="00F1250F" w:rsidP="00F1250F">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The hazard based VPC might be very useful during early model development. Unstratified plots of the Weibull distribution (Figure 5, scenario 3 &amp; 4) give a clear indication that these models do not describe the data at later time points. This could eliminate further investigation of models with a linear drug effect.  The corresponding survival based VPC plots were not as clear. </w:t>
      </w:r>
    </w:p>
    <w:p w14:paraId="1AAF703C" w14:textId="77777777" w:rsidR="00E92989"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Drug effect misspecification </w:t>
      </w:r>
    </w:p>
    <w:p w14:paraId="5771792C" w14:textId="77777777" w:rsidR="00DE61C4" w:rsidRDefault="00DE61C4"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Best detected my simulation based methods </w:t>
      </w:r>
    </w:p>
    <w:p w14:paraId="374282D9" w14:textId="77777777" w:rsidR="00676C15" w:rsidRDefault="00676C15"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Survival based VPCs </w:t>
      </w:r>
    </w:p>
    <w:p w14:paraId="0DA28DF6" w14:textId="77777777" w:rsidR="00C66B7A" w:rsidRDefault="004D6ED0"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Easy to implement in R, </w:t>
      </w:r>
      <w:proofErr w:type="spellStart"/>
      <w:r>
        <w:rPr>
          <w:rFonts w:ascii="Times New Roman" w:eastAsiaTheme="minorEastAsia" w:hAnsi="Times New Roman" w:cs="Times New Roman"/>
        </w:rPr>
        <w:t>xpose</w:t>
      </w:r>
      <w:proofErr w:type="spellEnd"/>
      <w:r>
        <w:rPr>
          <w:rFonts w:ascii="Times New Roman" w:eastAsiaTheme="minorEastAsia" w:hAnsi="Times New Roman" w:cs="Times New Roman"/>
        </w:rPr>
        <w:t xml:space="preserve"> package </w:t>
      </w:r>
    </w:p>
    <w:p w14:paraId="302CC2A7" w14:textId="77777777" w:rsidR="006E0F13" w:rsidRDefault="00A5259D"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dose  is crucial </w:t>
      </w:r>
      <w:r w:rsidR="001C64EF">
        <w:rPr>
          <w:rFonts w:ascii="Times New Roman" w:eastAsiaTheme="minorEastAsia" w:hAnsi="Times New Roman" w:cs="Times New Roman"/>
        </w:rPr>
        <w:t xml:space="preserve">for detection </w:t>
      </w:r>
    </w:p>
    <w:p w14:paraId="4034418E" w14:textId="77777777" w:rsidR="001C64EF" w:rsidRDefault="001C64EF"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Unstratified </w:t>
      </w:r>
      <w:r w:rsidR="00676C15">
        <w:rPr>
          <w:rFonts w:ascii="Times New Roman" w:eastAsiaTheme="minorEastAsia" w:hAnsi="Times New Roman" w:cs="Times New Roman"/>
        </w:rPr>
        <w:t xml:space="preserve">plots of scenarios 1 – 4 </w:t>
      </w:r>
      <w:r w:rsidR="00B42B1C">
        <w:rPr>
          <w:rFonts w:ascii="Times New Roman" w:eastAsiaTheme="minorEastAsia" w:hAnsi="Times New Roman" w:cs="Times New Roman"/>
        </w:rPr>
        <w:t xml:space="preserve">indicate that the model adequately describes the data </w:t>
      </w:r>
    </w:p>
    <w:p w14:paraId="2FC3C9F7" w14:textId="77777777" w:rsidR="00B42B1C" w:rsidRDefault="00B42B1C"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Stratified plots of scenarios 1 – 4 show</w:t>
      </w:r>
      <w:r w:rsidR="00201E7C">
        <w:rPr>
          <w:rFonts w:ascii="Times New Roman" w:eastAsiaTheme="minorEastAsia" w:hAnsi="Times New Roman" w:cs="Times New Roman"/>
        </w:rPr>
        <w:t xml:space="preserve"> </w:t>
      </w:r>
      <w:r w:rsidR="00F71B5E">
        <w:rPr>
          <w:rFonts w:ascii="Times New Roman" w:eastAsiaTheme="minorEastAsia" w:hAnsi="Times New Roman" w:cs="Times New Roman"/>
        </w:rPr>
        <w:t>with a linear model the</w:t>
      </w:r>
      <w:r w:rsidR="00296844">
        <w:rPr>
          <w:rFonts w:ascii="Times New Roman" w:eastAsiaTheme="minorEastAsia" w:hAnsi="Times New Roman" w:cs="Times New Roman"/>
        </w:rPr>
        <w:t xml:space="preserve"> survival probability for the</w:t>
      </w:r>
      <w:r w:rsidR="00F71B5E">
        <w:rPr>
          <w:rFonts w:ascii="Times New Roman" w:eastAsiaTheme="minorEastAsia" w:hAnsi="Times New Roman" w:cs="Times New Roman"/>
        </w:rPr>
        <w:t xml:space="preserve"> placebo and 10 mg dose groups</w:t>
      </w:r>
      <w:r w:rsidR="00296844">
        <w:rPr>
          <w:rFonts w:ascii="Times New Roman" w:eastAsiaTheme="minorEastAsia" w:hAnsi="Times New Roman" w:cs="Times New Roman"/>
        </w:rPr>
        <w:t xml:space="preserve"> is</w:t>
      </w:r>
      <w:r w:rsidR="00F71B5E">
        <w:rPr>
          <w:rFonts w:ascii="Times New Roman" w:eastAsiaTheme="minorEastAsia" w:hAnsi="Times New Roman" w:cs="Times New Roman"/>
        </w:rPr>
        <w:t xml:space="preserve"> </w:t>
      </w:r>
      <w:r w:rsidR="00844E45">
        <w:rPr>
          <w:rFonts w:ascii="Times New Roman" w:eastAsiaTheme="minorEastAsia" w:hAnsi="Times New Roman" w:cs="Times New Roman"/>
        </w:rPr>
        <w:t>under</w:t>
      </w:r>
      <w:r w:rsidR="00201E7C">
        <w:rPr>
          <w:rFonts w:ascii="Times New Roman" w:eastAsiaTheme="minorEastAsia" w:hAnsi="Times New Roman" w:cs="Times New Roman"/>
        </w:rPr>
        <w:t xml:space="preserve">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and the 3 mg dose group over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w:t>
      </w:r>
      <w:r w:rsidR="00844E45">
        <w:rPr>
          <w:rFonts w:ascii="Times New Roman" w:eastAsiaTheme="minorEastAsia" w:hAnsi="Times New Roman" w:cs="Times New Roman"/>
        </w:rPr>
        <w:t>over th</w:t>
      </w:r>
      <w:r w:rsidR="00296844">
        <w:rPr>
          <w:rFonts w:ascii="Times New Roman" w:eastAsiaTheme="minorEastAsia" w:hAnsi="Times New Roman" w:cs="Times New Roman"/>
        </w:rPr>
        <w:t xml:space="preserve">e time course. </w:t>
      </w:r>
    </w:p>
    <w:p w14:paraId="0527D95B" w14:textId="77777777" w:rsidR="00296844" w:rsidRDefault="00296844" w:rsidP="00296844">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Hazard based VPCs </w:t>
      </w:r>
    </w:p>
    <w:p w14:paraId="64CA3C9E" w14:textId="77777777" w:rsidR="00183CC2" w:rsidRDefault="00183CC2" w:rsidP="00296844">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Not currently automated; code will need to be </w:t>
      </w:r>
      <w:r w:rsidR="00381193">
        <w:rPr>
          <w:rFonts w:ascii="Times New Roman" w:eastAsiaTheme="minorEastAsia" w:hAnsi="Times New Roman" w:cs="Times New Roman"/>
        </w:rPr>
        <w:t>manually upda</w:t>
      </w:r>
      <w:r w:rsidR="00A70168">
        <w:rPr>
          <w:rFonts w:ascii="Times New Roman" w:eastAsiaTheme="minorEastAsia" w:hAnsi="Times New Roman" w:cs="Times New Roman"/>
        </w:rPr>
        <w:t>ted depending</w:t>
      </w:r>
      <w:r w:rsidR="00381193">
        <w:rPr>
          <w:rFonts w:ascii="Times New Roman" w:eastAsiaTheme="minorEastAsia" w:hAnsi="Times New Roman" w:cs="Times New Roman"/>
        </w:rPr>
        <w:t xml:space="preserve"> on the user’s needs </w:t>
      </w:r>
    </w:p>
    <w:p w14:paraId="3D845AF5" w14:textId="77777777" w:rsidR="009E37E6" w:rsidRDefault="00EA07C9"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w:t>
      </w:r>
      <w:r w:rsidR="00F1250F">
        <w:rPr>
          <w:rFonts w:ascii="Times New Roman" w:eastAsiaTheme="minorEastAsia" w:hAnsi="Times New Roman" w:cs="Times New Roman"/>
        </w:rPr>
        <w:t>dose is</w:t>
      </w:r>
      <w:r>
        <w:rPr>
          <w:rFonts w:ascii="Times New Roman" w:eastAsiaTheme="minorEastAsia" w:hAnsi="Times New Roman" w:cs="Times New Roman"/>
        </w:rPr>
        <w:t xml:space="preserve"> helpful for detection</w:t>
      </w:r>
      <w:r w:rsidR="00F1250F">
        <w:rPr>
          <w:rFonts w:ascii="Times New Roman" w:eastAsiaTheme="minorEastAsia" w:hAnsi="Times New Roman" w:cs="Times New Roman"/>
        </w:rPr>
        <w:t xml:space="preserve">. </w:t>
      </w:r>
    </w:p>
    <w:p w14:paraId="19A22F84" w14:textId="77777777" w:rsidR="00F1250F" w:rsidRPr="00EA07C9" w:rsidRDefault="00CD230C"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If automated c</w:t>
      </w:r>
      <w:r w:rsidR="00F1250F">
        <w:rPr>
          <w:rFonts w:ascii="Times New Roman" w:eastAsiaTheme="minorEastAsia" w:hAnsi="Times New Roman" w:cs="Times New Roman"/>
        </w:rPr>
        <w:t xml:space="preserve">ould be a nice complement to survival based VPC plots </w:t>
      </w:r>
    </w:p>
    <w:p w14:paraId="7E058B81"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Gender effect misspecification </w:t>
      </w:r>
    </w:p>
    <w:p w14:paraId="35C5C8AD" w14:textId="77777777" w:rsidR="00E92989" w:rsidRPr="006633E8" w:rsidRDefault="003E1BAD" w:rsidP="006633E8">
      <w:pPr>
        <w:pStyle w:val="ListParagraph"/>
        <w:numPr>
          <w:ilvl w:val="2"/>
          <w:numId w:val="6"/>
        </w:numPr>
        <w:spacing w:line="276" w:lineRule="auto"/>
        <w:rPr>
          <w:rFonts w:ascii="Times New Roman" w:hAnsi="Times New Roman" w:cs="Times New Roman"/>
        </w:rPr>
      </w:pPr>
      <w:r>
        <w:rPr>
          <w:rFonts w:ascii="Times New Roman" w:hAnsi="Times New Roman" w:cs="Times New Roman"/>
        </w:rPr>
        <w:t>One could argue</w:t>
      </w:r>
      <w:r w:rsidR="00E92989" w:rsidRPr="003C32FA">
        <w:rPr>
          <w:rFonts w:ascii="Times New Roman" w:hAnsi="Times New Roman" w:cs="Times New Roman"/>
        </w:rPr>
        <w:t xml:space="preserve"> for a time invariant covariate, such </w:t>
      </w:r>
      <w:r>
        <w:rPr>
          <w:rFonts w:ascii="Times New Roman" w:hAnsi="Times New Roman" w:cs="Times New Roman"/>
        </w:rPr>
        <w:t>as gender, a graphical analysis</w:t>
      </w:r>
      <w:r w:rsidR="00E92989" w:rsidRPr="003C32FA">
        <w:rPr>
          <w:rFonts w:ascii="Times New Roman" w:hAnsi="Times New Roman" w:cs="Times New Roman"/>
        </w:rPr>
        <w:t xml:space="preserve"> </w:t>
      </w:r>
      <w:r w:rsidR="006633E8" w:rsidRPr="003C32FA">
        <w:rPr>
          <w:rFonts w:ascii="Times New Roman" w:hAnsi="Times New Roman" w:cs="Times New Roman"/>
        </w:rPr>
        <w:t xml:space="preserve">stratified by covariate </w:t>
      </w:r>
      <w:r w:rsidR="00E92989" w:rsidRPr="003C32FA">
        <w:rPr>
          <w:rFonts w:ascii="Times New Roman" w:hAnsi="Times New Roman" w:cs="Times New Roman"/>
        </w:rPr>
        <w:t>usi</w:t>
      </w:r>
      <w:r w:rsidR="006633E8">
        <w:rPr>
          <w:rFonts w:ascii="Times New Roman" w:hAnsi="Times New Roman" w:cs="Times New Roman"/>
        </w:rPr>
        <w:t>ng any of the methods described</w:t>
      </w:r>
      <w:r w:rsidR="00E92989" w:rsidRPr="003C32FA">
        <w:rPr>
          <w:rFonts w:ascii="Times New Roman" w:hAnsi="Times New Roman" w:cs="Times New Roman"/>
        </w:rPr>
        <w:t xml:space="preserve"> is equally as </w:t>
      </w:r>
      <w:r w:rsidR="006633E8">
        <w:rPr>
          <w:rFonts w:ascii="Times New Roman" w:hAnsi="Times New Roman" w:cs="Times New Roman"/>
        </w:rPr>
        <w:t>informative</w:t>
      </w:r>
      <w:r w:rsidR="00E92989" w:rsidRPr="003C32FA">
        <w:rPr>
          <w:rFonts w:ascii="Times New Roman" w:hAnsi="Times New Roman" w:cs="Times New Roman"/>
        </w:rPr>
        <w:t xml:space="preserve"> as modeling with or without the covariate. </w:t>
      </w:r>
    </w:p>
    <w:p w14:paraId="7FB07594"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Diagnostic tools </w:t>
      </w:r>
    </w:p>
    <w:p w14:paraId="2F9B9BB6" w14:textId="77777777" w:rsidR="007B56B0" w:rsidRDefault="00E92989" w:rsidP="003B0267">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Cox-Snell residuals are simple to make, these diagnostics are only sensitive to large departures from the correct model.  </w:t>
      </w:r>
    </w:p>
    <w:p w14:paraId="7FB17326" w14:textId="77777777" w:rsidR="00BA568C" w:rsidRDefault="007B56B0" w:rsidP="003B0267">
      <w:pPr>
        <w:pStyle w:val="ListParagraph"/>
        <w:numPr>
          <w:ilvl w:val="2"/>
          <w:numId w:val="6"/>
        </w:numPr>
        <w:spacing w:after="100" w:afterAutospacing="1"/>
        <w:rPr>
          <w:rFonts w:ascii="Times New Roman" w:hAnsi="Times New Roman" w:cs="Times New Roman"/>
        </w:rPr>
      </w:pPr>
      <w:r>
        <w:rPr>
          <w:rFonts w:ascii="Times New Roman" w:hAnsi="Times New Roman" w:cs="Times New Roman"/>
        </w:rPr>
        <w:t xml:space="preserve">Work confirms </w:t>
      </w:r>
      <w:r w:rsidR="00E92989" w:rsidRPr="003C32FA">
        <w:rPr>
          <w:rFonts w:ascii="Times New Roman" w:hAnsi="Times New Roman" w:cs="Times New Roman"/>
        </w:rPr>
        <w:t>omitting covariates or including incorrect functional form for a covariate effects are not well-detected by these diagnostics</w:t>
      </w:r>
      <w:sdt>
        <w:sdtPr>
          <w:rPr>
            <w:rFonts w:ascii="Times New Roman" w:hAnsi="Times New Roman" w:cs="Times New Roman"/>
          </w:rPr>
          <w:id w:val="1627650575"/>
          <w:citation/>
        </w:sdtPr>
        <w:sdtContent>
          <w:r w:rsidR="00E92989" w:rsidRPr="003C32FA">
            <w:rPr>
              <w:rFonts w:ascii="Times New Roman" w:hAnsi="Times New Roman" w:cs="Times New Roman"/>
            </w:rPr>
            <w:fldChar w:fldCharType="begin"/>
          </w:r>
          <w:r w:rsidR="00E92989" w:rsidRPr="003C32FA">
            <w:rPr>
              <w:rFonts w:ascii="Times New Roman" w:hAnsi="Times New Roman" w:cs="Times New Roman"/>
            </w:rPr>
            <w:instrText xml:space="preserve"> CITATION collett2015modelling \l 1033 </w:instrText>
          </w:r>
          <w:r w:rsidR="00E92989" w:rsidRPr="003C32FA">
            <w:rPr>
              <w:rFonts w:ascii="Times New Roman" w:hAnsi="Times New Roman" w:cs="Times New Roman"/>
            </w:rPr>
            <w:fldChar w:fldCharType="separate"/>
          </w:r>
          <w:r w:rsidR="004D2301">
            <w:rPr>
              <w:rFonts w:ascii="Times New Roman" w:hAnsi="Times New Roman" w:cs="Times New Roman"/>
              <w:noProof/>
            </w:rPr>
            <w:t xml:space="preserve"> </w:t>
          </w:r>
          <w:r w:rsidR="004D2301" w:rsidRPr="004D2301">
            <w:rPr>
              <w:rFonts w:ascii="Times New Roman" w:hAnsi="Times New Roman" w:cs="Times New Roman"/>
              <w:noProof/>
            </w:rPr>
            <w:t>[4]</w:t>
          </w:r>
          <w:r w:rsidR="00E92989" w:rsidRPr="003C32FA">
            <w:rPr>
              <w:rFonts w:ascii="Times New Roman" w:hAnsi="Times New Roman" w:cs="Times New Roman"/>
            </w:rPr>
            <w:fldChar w:fldCharType="end"/>
          </w:r>
        </w:sdtContent>
      </w:sdt>
      <w:r w:rsidR="00E92989" w:rsidRPr="003C32FA">
        <w:rPr>
          <w:rFonts w:ascii="Times New Roman" w:hAnsi="Times New Roman" w:cs="Times New Roman"/>
        </w:rPr>
        <w:t xml:space="preserve">. </w:t>
      </w:r>
    </w:p>
    <w:p w14:paraId="559B776F" w14:textId="77777777" w:rsidR="00E92989" w:rsidRPr="003C32FA" w:rsidRDefault="003B0267" w:rsidP="003B0267">
      <w:pPr>
        <w:pStyle w:val="ListParagraph"/>
        <w:numPr>
          <w:ilvl w:val="2"/>
          <w:numId w:val="6"/>
        </w:numPr>
        <w:spacing w:after="100" w:afterAutospacing="1"/>
        <w:rPr>
          <w:rFonts w:ascii="Times New Roman" w:hAnsi="Times New Roman" w:cs="Times New Roman"/>
        </w:rPr>
      </w:pPr>
      <w:r w:rsidRPr="003B0267">
        <w:rPr>
          <w:rFonts w:ascii="Times New Roman" w:hAnsi="Times New Roman" w:cs="Times New Roman"/>
        </w:rPr>
        <w:t>It is difficult to select between the mod</w:t>
      </w:r>
      <w:r>
        <w:rPr>
          <w:rFonts w:ascii="Times New Roman" w:hAnsi="Times New Roman" w:cs="Times New Roman"/>
        </w:rPr>
        <w:t>els based upon these residuals.</w:t>
      </w:r>
    </w:p>
    <w:p w14:paraId="4841B644" w14:textId="77777777" w:rsidR="003C32FA" w:rsidRDefault="003C32FA" w:rsidP="003C32FA">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KMMC – Figures 12 and 13 </w:t>
      </w:r>
    </w:p>
    <w:p w14:paraId="1BFA197C" w14:textId="77777777" w:rsidR="004913F6" w:rsidRPr="003C32FA" w:rsidRDefault="004913F6" w:rsidP="004913F6">
      <w:pPr>
        <w:pStyle w:val="ListParagraph"/>
        <w:numPr>
          <w:ilvl w:val="3"/>
          <w:numId w:val="6"/>
        </w:numPr>
        <w:spacing w:after="100" w:afterAutospacing="1"/>
        <w:rPr>
          <w:rFonts w:ascii="Times New Roman" w:hAnsi="Times New Roman" w:cs="Times New Roman"/>
        </w:rPr>
      </w:pPr>
      <w:r>
        <w:rPr>
          <w:rFonts w:ascii="Times New Roman" w:hAnsi="Times New Roman" w:cs="Times New Roman"/>
        </w:rPr>
        <w:t xml:space="preserve">Probably not appropriate here because we don’t have continuous or time varying covariates </w:t>
      </w:r>
    </w:p>
    <w:p w14:paraId="64B06829" w14:textId="77777777"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hAnsi="Times New Roman" w:cs="Times New Roman"/>
          <w:i/>
          <w:iCs/>
        </w:rPr>
        <w:t>Note</w:t>
      </w:r>
      <w:r w:rsidR="004913F6" w:rsidRPr="004913F6">
        <w:rPr>
          <w:rFonts w:ascii="Times New Roman" w:hAnsi="Times New Roman" w:cs="Times New Roman"/>
          <w:i/>
          <w:iCs/>
        </w:rPr>
        <w:t>s:</w:t>
      </w:r>
      <w:r w:rsidRPr="004913F6">
        <w:rPr>
          <w:rFonts w:ascii="Times New Roman" w:hAnsi="Times New Roman" w:cs="Times New Roman"/>
          <w:i/>
          <w:iCs/>
        </w:rPr>
        <w:t xml:space="preserve"> that for continuous and time-varying covariates, in contrast to the baseline categorical covariate discussed in this example, a more sophisticated approach to model evaluation is needed. One straightforward tool is the KMMC VPC [PAGE poster Hooker &amp; </w:t>
      </w:r>
      <w:proofErr w:type="spellStart"/>
      <w:r w:rsidRPr="004913F6">
        <w:rPr>
          <w:rFonts w:ascii="Times New Roman" w:hAnsi="Times New Roman" w:cs="Times New Roman"/>
          <w:i/>
          <w:iCs/>
        </w:rPr>
        <w:t>Karlsson</w:t>
      </w:r>
      <w:proofErr w:type="spellEnd"/>
      <w:r w:rsidRPr="004913F6">
        <w:rPr>
          <w:rFonts w:ascii="Times New Roman" w:hAnsi="Times New Roman" w:cs="Times New Roman"/>
          <w:i/>
          <w:iCs/>
        </w:rPr>
        <w:t xml:space="preserve"> 2012].</w:t>
      </w:r>
    </w:p>
    <w:p w14:paraId="5E98DCFC" w14:textId="77777777"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eastAsiaTheme="minorEastAsia" w:hAnsi="Times New Roman" w:cs="Times New Roman"/>
          <w:i/>
          <w:iCs/>
        </w:rPr>
        <w:t xml:space="preserve">For assessing the appropriateness of including continuous and time-varying covariates, simple stratification is not sufficient. A modified KM VPC, dubbed the Kaplan-Meier Mean Covariate (KMMC) plot, has been proposed to overcome this problem [cite]: at every inflection point in a KM survival </w:t>
      </w:r>
      <w:r w:rsidRPr="004913F6">
        <w:rPr>
          <w:rFonts w:ascii="Times New Roman" w:eastAsiaTheme="minorEastAsia" w:hAnsi="Times New Roman" w:cs="Times New Roman"/>
          <w:i/>
          <w:iCs/>
        </w:rPr>
        <w:lastRenderedPageBreak/>
        <w:t>curve, the mean of a given covariate across all the subjects remaining in the study is calculated. This “running mean” may be expected to increase or decrease over the course of the study if it is influential. Simulating numerous times from a given model and comparing the observed running mean with its predicted distribution provides a useful assessment of the covariate’s value in the model. Cite [</w:t>
      </w:r>
      <w:r w:rsidRPr="004913F6">
        <w:rPr>
          <w:rFonts w:ascii="Times New Roman" w:hAnsi="Times New Roman" w:cs="Times New Roman"/>
          <w:i/>
          <w:iCs/>
        </w:rPr>
        <w:t xml:space="preserve">Hooker A &amp; </w:t>
      </w:r>
      <w:proofErr w:type="spellStart"/>
      <w:r w:rsidRPr="004913F6">
        <w:rPr>
          <w:rFonts w:ascii="Times New Roman" w:hAnsi="Times New Roman" w:cs="Times New Roman"/>
          <w:i/>
          <w:iCs/>
        </w:rPr>
        <w:t>Karlsson</w:t>
      </w:r>
      <w:proofErr w:type="spellEnd"/>
      <w:r w:rsidRPr="004913F6">
        <w:rPr>
          <w:rFonts w:ascii="Times New Roman" w:hAnsi="Times New Roman" w:cs="Times New Roman"/>
          <w:i/>
          <w:iCs/>
        </w:rPr>
        <w:t xml:space="preserve"> MO (2012). The Kaplan-Meier Mean Covariate plot (KMMC): a new diagnostic for covariates in time-to-event models. PAGE 21 (2012) </w:t>
      </w:r>
      <w:proofErr w:type="spellStart"/>
      <w:r w:rsidRPr="004913F6">
        <w:rPr>
          <w:rFonts w:ascii="Times New Roman" w:hAnsi="Times New Roman" w:cs="Times New Roman"/>
          <w:i/>
          <w:iCs/>
        </w:rPr>
        <w:t>Abstr</w:t>
      </w:r>
      <w:proofErr w:type="spellEnd"/>
      <w:r w:rsidRPr="004913F6">
        <w:rPr>
          <w:rFonts w:ascii="Times New Roman" w:hAnsi="Times New Roman" w:cs="Times New Roman"/>
          <w:i/>
          <w:iCs/>
        </w:rPr>
        <w:t xml:space="preserve"> 2564 [www.page-meeting.org/?abstract=2564]</w:t>
      </w:r>
    </w:p>
    <w:p w14:paraId="2962A590" w14:textId="77777777" w:rsidR="006E0F13" w:rsidRPr="003C32FA" w:rsidRDefault="006E0F13" w:rsidP="006E0F13">
      <w:pPr>
        <w:pStyle w:val="ListParagraph"/>
        <w:numPr>
          <w:ilvl w:val="2"/>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Deviance residuals </w:t>
      </w:r>
    </w:p>
    <w:p w14:paraId="48763C03" w14:textId="77777777" w:rsidR="00E92989" w:rsidRDefault="006E0F13" w:rsidP="006E0F13">
      <w:pPr>
        <w:pStyle w:val="ListParagraph"/>
        <w:numPr>
          <w:ilvl w:val="3"/>
          <w:numId w:val="6"/>
        </w:numPr>
        <w:spacing w:after="100" w:afterAutospacing="1" w:line="240" w:lineRule="auto"/>
        <w:rPr>
          <w:rFonts w:ascii="Times New Roman" w:hAnsi="Times New Roman" w:cs="Times New Roman"/>
        </w:rPr>
      </w:pPr>
      <w:r w:rsidRPr="003C32FA">
        <w:rPr>
          <w:rFonts w:ascii="Times New Roman" w:hAnsi="Times New Roman" w:cs="Times New Roman"/>
        </w:rPr>
        <w:t xml:space="preserve">Because Deviance residuals are transformations of the “observed minus expected” number of cumulative events, observations with large Deviance residuals are not well fitted by the model, similar to residuals from traditional regression models. Consequently, Deviance residuals can be used to identify outlier observations.  Similarly, plotting the deviance residuals against </w:t>
      </w:r>
      <w:proofErr w:type="gramStart"/>
      <w:r w:rsidRPr="003C32FA">
        <w:rPr>
          <w:rFonts w:ascii="Times New Roman" w:hAnsi="Times New Roman" w:cs="Times New Roman"/>
        </w:rPr>
        <w:t>covariates,</w:t>
      </w:r>
      <w:proofErr w:type="gramEnd"/>
      <w:r w:rsidRPr="003C32FA">
        <w:rPr>
          <w:rFonts w:ascii="Times New Roman" w:hAnsi="Times New Roman" w:cs="Times New Roman"/>
        </w:rPr>
        <w:t xml:space="preserve"> can be used to assess whether there is evidence for misspecification of the functional form of a covariate model but not the underlying hazard or drug effect model.</w:t>
      </w:r>
    </w:p>
    <w:tbl>
      <w:tblPr>
        <w:tblStyle w:val="TableGrid"/>
        <w:tblpPr w:leftFromText="180" w:rightFromText="180" w:vertAnchor="text" w:horzAnchor="margin" w:tblpY="1044"/>
        <w:tblW w:w="9324" w:type="dxa"/>
        <w:tblLayout w:type="fixed"/>
        <w:tblLook w:val="04A0" w:firstRow="1" w:lastRow="0" w:firstColumn="1" w:lastColumn="0" w:noHBand="0" w:noVBand="1"/>
      </w:tblPr>
      <w:tblGrid>
        <w:gridCol w:w="3108"/>
        <w:gridCol w:w="3108"/>
        <w:gridCol w:w="3108"/>
      </w:tblGrid>
      <w:tr w:rsidR="0077263C" w14:paraId="64F61E7A" w14:textId="77777777" w:rsidTr="0077263C">
        <w:trPr>
          <w:trHeight w:val="265"/>
        </w:trPr>
        <w:tc>
          <w:tcPr>
            <w:tcW w:w="3108" w:type="dxa"/>
            <w:vAlign w:val="center"/>
            <w:hideMark/>
          </w:tcPr>
          <w:p w14:paraId="7AE9097E"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Diagnostic</w:t>
            </w:r>
          </w:p>
        </w:tc>
        <w:tc>
          <w:tcPr>
            <w:tcW w:w="3108" w:type="dxa"/>
            <w:vAlign w:val="center"/>
            <w:hideMark/>
          </w:tcPr>
          <w:p w14:paraId="591E0EC6"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Pros</w:t>
            </w:r>
          </w:p>
        </w:tc>
        <w:tc>
          <w:tcPr>
            <w:tcW w:w="3108" w:type="dxa"/>
            <w:vAlign w:val="center"/>
          </w:tcPr>
          <w:p w14:paraId="7129A043"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Usefulness demonstrated in </w:t>
            </w:r>
          </w:p>
        </w:tc>
      </w:tr>
      <w:tr w:rsidR="0077263C" w14:paraId="56EDE66F" w14:textId="77777777" w:rsidTr="0077263C">
        <w:trPr>
          <w:trHeight w:val="492"/>
        </w:trPr>
        <w:tc>
          <w:tcPr>
            <w:tcW w:w="3108" w:type="dxa"/>
            <w:vAlign w:val="center"/>
            <w:hideMark/>
          </w:tcPr>
          <w:p w14:paraId="50FC1D23"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Survival based VPC</w:t>
            </w:r>
            <w:r>
              <w:rPr>
                <w:rFonts w:ascii="Times New Roman" w:hAnsi="Times New Roman" w:cs="Times New Roman"/>
                <w:sz w:val="18"/>
                <w:szCs w:val="18"/>
                <w:vertAlign w:val="superscript"/>
              </w:rPr>
              <w:t>1</w:t>
            </w:r>
          </w:p>
        </w:tc>
        <w:tc>
          <w:tcPr>
            <w:tcW w:w="3108" w:type="dxa"/>
            <w:vAlign w:val="center"/>
            <w:hideMark/>
          </w:tcPr>
          <w:p w14:paraId="72F6BA5A"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14:paraId="7E580B7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r>
              <w:rPr>
                <w:rFonts w:ascii="Times New Roman" w:hAnsi="Times New Roman" w:cs="Times New Roman"/>
                <w:bCs/>
                <w:sz w:val="18"/>
                <w:szCs w:val="18"/>
              </w:rPr>
              <w:t xml:space="preserve">  </w:t>
            </w:r>
          </w:p>
          <w:p w14:paraId="12BC2541"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14:paraId="61B2BAC3" w14:textId="77777777" w:rsidTr="0077263C">
        <w:trPr>
          <w:trHeight w:val="207"/>
        </w:trPr>
        <w:tc>
          <w:tcPr>
            <w:tcW w:w="3108" w:type="dxa"/>
            <w:vAlign w:val="center"/>
            <w:hideMark/>
          </w:tcPr>
          <w:p w14:paraId="7FAE1686"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Kaplan Meier Mean Covariate VPC</w:t>
            </w:r>
            <w:r>
              <w:rPr>
                <w:rFonts w:ascii="Times New Roman" w:hAnsi="Times New Roman" w:cs="Times New Roman"/>
                <w:sz w:val="18"/>
                <w:szCs w:val="18"/>
                <w:vertAlign w:val="superscript"/>
              </w:rPr>
              <w:t>1</w:t>
            </w:r>
          </w:p>
        </w:tc>
        <w:tc>
          <w:tcPr>
            <w:tcW w:w="3108" w:type="dxa"/>
            <w:vAlign w:val="center"/>
            <w:hideMark/>
          </w:tcPr>
          <w:p w14:paraId="54A30997"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14:paraId="0DB3C9E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p w14:paraId="4554CFBF"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14:paraId="60A175A2" w14:textId="77777777" w:rsidTr="0077263C">
        <w:trPr>
          <w:trHeight w:val="64"/>
        </w:trPr>
        <w:tc>
          <w:tcPr>
            <w:tcW w:w="3108" w:type="dxa"/>
            <w:vAlign w:val="center"/>
            <w:hideMark/>
          </w:tcPr>
          <w:p w14:paraId="20B3A5A8"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Hazard based VPC</w:t>
            </w:r>
            <w:r>
              <w:rPr>
                <w:rFonts w:ascii="Times New Roman" w:hAnsi="Times New Roman" w:cs="Times New Roman"/>
                <w:sz w:val="18"/>
                <w:szCs w:val="18"/>
                <w:vertAlign w:val="superscript"/>
              </w:rPr>
              <w:t>2</w:t>
            </w:r>
          </w:p>
        </w:tc>
        <w:tc>
          <w:tcPr>
            <w:tcW w:w="3108" w:type="dxa"/>
            <w:vAlign w:val="center"/>
            <w:hideMark/>
          </w:tcPr>
          <w:p w14:paraId="26E6D734"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Sensitive</w:t>
            </w:r>
          </w:p>
        </w:tc>
        <w:tc>
          <w:tcPr>
            <w:tcW w:w="3108" w:type="dxa"/>
            <w:vAlign w:val="center"/>
          </w:tcPr>
          <w:p w14:paraId="00DAB01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655F72F3" w14:textId="77777777" w:rsidTr="0077263C">
        <w:trPr>
          <w:trHeight w:val="189"/>
        </w:trPr>
        <w:tc>
          <w:tcPr>
            <w:tcW w:w="3108" w:type="dxa"/>
            <w:vAlign w:val="center"/>
            <w:hideMark/>
          </w:tcPr>
          <w:p w14:paraId="2D2AB28D"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Deviance residuals</w:t>
            </w:r>
            <w:r>
              <w:rPr>
                <w:rFonts w:ascii="Times New Roman" w:hAnsi="Times New Roman" w:cs="Times New Roman"/>
                <w:sz w:val="18"/>
                <w:szCs w:val="18"/>
                <w:vertAlign w:val="superscript"/>
              </w:rPr>
              <w:t>3</w:t>
            </w:r>
          </w:p>
        </w:tc>
        <w:tc>
          <w:tcPr>
            <w:tcW w:w="3108" w:type="dxa"/>
            <w:vAlign w:val="center"/>
            <w:hideMark/>
          </w:tcPr>
          <w:p w14:paraId="5A10A356"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More sensitive than other residual-based diagnostics</w:t>
            </w:r>
          </w:p>
        </w:tc>
        <w:tc>
          <w:tcPr>
            <w:tcW w:w="3108" w:type="dxa"/>
            <w:vAlign w:val="center"/>
          </w:tcPr>
          <w:p w14:paraId="4B570B75"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7002E354" w14:textId="77777777" w:rsidTr="0077263C">
        <w:trPr>
          <w:trHeight w:val="225"/>
        </w:trPr>
        <w:tc>
          <w:tcPr>
            <w:tcW w:w="3108" w:type="dxa"/>
            <w:vAlign w:val="center"/>
            <w:hideMark/>
          </w:tcPr>
          <w:p w14:paraId="19C9C040"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Cox-Snell residuals</w:t>
            </w:r>
            <w:r>
              <w:rPr>
                <w:rFonts w:ascii="Times New Roman" w:hAnsi="Times New Roman" w:cs="Times New Roman"/>
                <w:sz w:val="18"/>
                <w:szCs w:val="18"/>
                <w:vertAlign w:val="superscript"/>
              </w:rPr>
              <w:t>4</w:t>
            </w:r>
          </w:p>
        </w:tc>
        <w:tc>
          <w:tcPr>
            <w:tcW w:w="3108" w:type="dxa"/>
            <w:vAlign w:val="center"/>
          </w:tcPr>
          <w:p w14:paraId="6BE12745"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Easy to interpret</w:t>
            </w:r>
            <w:r>
              <w:rPr>
                <w:rFonts w:ascii="Times New Roman" w:hAnsi="Times New Roman" w:cs="Times New Roman"/>
                <w:sz w:val="18"/>
                <w:szCs w:val="18"/>
              </w:rPr>
              <w:t xml:space="preserve">, robust </w:t>
            </w:r>
          </w:p>
        </w:tc>
        <w:tc>
          <w:tcPr>
            <w:tcW w:w="3108" w:type="dxa"/>
            <w:vAlign w:val="center"/>
          </w:tcPr>
          <w:p w14:paraId="37AC81F8"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48831E7F" w14:textId="77777777" w:rsidTr="0077263C">
        <w:trPr>
          <w:trHeight w:val="492"/>
        </w:trPr>
        <w:tc>
          <w:tcPr>
            <w:tcW w:w="9324" w:type="dxa"/>
            <w:gridSpan w:val="3"/>
            <w:vAlign w:val="center"/>
          </w:tcPr>
          <w:p w14:paraId="39D7FE5C" w14:textId="77777777" w:rsidR="0077263C" w:rsidRPr="00E452F9" w:rsidRDefault="0077263C" w:rsidP="0077263C">
            <w:pPr>
              <w:spacing w:line="254" w:lineRule="auto"/>
              <w:rPr>
                <w:rFonts w:ascii="Times New Roman" w:hAnsi="Times New Roman" w:cs="Times New Roman"/>
                <w:i/>
                <w:iCs/>
                <w:sz w:val="14"/>
                <w:szCs w:val="14"/>
              </w:rPr>
            </w:pPr>
            <w:r w:rsidRPr="00B77B0D">
              <w:rPr>
                <w:rFonts w:ascii="Times New Roman" w:hAnsi="Times New Roman" w:cs="Times New Roman"/>
                <w:b/>
                <w:bCs/>
                <w:sz w:val="14"/>
                <w:szCs w:val="14"/>
              </w:rPr>
              <w:t>P</w:t>
            </w:r>
            <w:r>
              <w:rPr>
                <w:rFonts w:ascii="Times New Roman" w:hAnsi="Times New Roman" w:cs="Times New Roman"/>
                <w:sz w:val="14"/>
                <w:szCs w:val="14"/>
              </w:rPr>
              <w:t xml:space="preserve"> = present publication </w:t>
            </w:r>
            <w:r w:rsidR="00E452F9" w:rsidRPr="00625BE4">
              <w:rPr>
                <w:rFonts w:ascii="Times New Roman" w:hAnsi="Times New Roman" w:cs="Times New Roman"/>
                <w:i/>
                <w:iCs/>
                <w:sz w:val="14"/>
                <w:szCs w:val="14"/>
                <w:highlight w:val="yellow"/>
              </w:rPr>
              <w:t>Plan to add other publications</w:t>
            </w:r>
            <w:r w:rsidR="00E452F9">
              <w:rPr>
                <w:rFonts w:ascii="Times New Roman" w:hAnsi="Times New Roman" w:cs="Times New Roman"/>
                <w:i/>
                <w:iCs/>
                <w:sz w:val="14"/>
                <w:szCs w:val="14"/>
              </w:rPr>
              <w:t xml:space="preserve"> </w:t>
            </w:r>
          </w:p>
          <w:p w14:paraId="2E45D82E" w14:textId="77777777" w:rsidR="0077263C" w:rsidRDefault="0077263C" w:rsidP="0077263C">
            <w:pPr>
              <w:spacing w:line="254" w:lineRule="auto"/>
              <w:rPr>
                <w:rFonts w:ascii="Times New Roman" w:hAnsi="Times New Roman" w:cs="Times New Roman"/>
                <w:sz w:val="18"/>
                <w:szCs w:val="18"/>
              </w:rPr>
            </w:pPr>
            <w:r>
              <w:rPr>
                <w:rFonts w:ascii="Times New Roman" w:hAnsi="Times New Roman" w:cs="Times New Roman"/>
                <w:sz w:val="14"/>
                <w:szCs w:val="14"/>
              </w:rPr>
              <w:t xml:space="preserve">How to implement: </w:t>
            </w:r>
            <w:r>
              <w:rPr>
                <w:rFonts w:ascii="Times New Roman" w:hAnsi="Times New Roman" w:cs="Times New Roman"/>
                <w:sz w:val="14"/>
                <w:szCs w:val="14"/>
                <w:vertAlign w:val="superscript"/>
              </w:rPr>
              <w:t>1</w:t>
            </w:r>
            <w:r>
              <w:rPr>
                <w:rFonts w:ascii="Times New Roman" w:hAnsi="Times New Roman" w:cs="Times New Roman"/>
                <w:sz w:val="14"/>
                <w:szCs w:val="14"/>
              </w:rPr>
              <w:t xml:space="preserve"> PsN documentation, VPC section 5 &amp; </w:t>
            </w:r>
            <w:proofErr w:type="spellStart"/>
            <w:r>
              <w:rPr>
                <w:rFonts w:ascii="Times New Roman" w:hAnsi="Times New Roman" w:cs="Times New Roman"/>
                <w:sz w:val="14"/>
                <w:szCs w:val="14"/>
              </w:rPr>
              <w:t>Xpose</w:t>
            </w:r>
            <w:proofErr w:type="spellEnd"/>
            <w:r>
              <w:rPr>
                <w:rFonts w:ascii="Times New Roman" w:hAnsi="Times New Roman" w:cs="Times New Roman"/>
                <w:sz w:val="14"/>
                <w:szCs w:val="14"/>
              </w:rPr>
              <w:t xml:space="preserve"> documentation </w:t>
            </w:r>
            <w:proofErr w:type="spellStart"/>
            <w:r>
              <w:rPr>
                <w:rFonts w:ascii="Times New Roman" w:hAnsi="Times New Roman" w:cs="Times New Roman"/>
                <w:i/>
                <w:iCs/>
                <w:sz w:val="14"/>
                <w:szCs w:val="14"/>
              </w:rPr>
              <w:t>kaplan.plot</w:t>
            </w:r>
            <w:proofErr w:type="spellEnd"/>
            <w:r>
              <w:rPr>
                <w:rFonts w:ascii="Times New Roman" w:hAnsi="Times New Roman" w:cs="Times New Roman"/>
                <w:i/>
                <w:iCs/>
                <w:sz w:val="14"/>
                <w:szCs w:val="14"/>
              </w:rPr>
              <w:t>()</w:t>
            </w:r>
            <w:r>
              <w:rPr>
                <w:rFonts w:ascii="Times New Roman" w:hAnsi="Times New Roman" w:cs="Times New Roman"/>
                <w:sz w:val="14"/>
                <w:szCs w:val="14"/>
              </w:rPr>
              <w:t xml:space="preserve"> ; </w:t>
            </w:r>
            <w:r>
              <w:rPr>
                <w:rFonts w:ascii="Times New Roman" w:hAnsi="Times New Roman" w:cs="Times New Roman"/>
                <w:sz w:val="14"/>
                <w:szCs w:val="14"/>
                <w:vertAlign w:val="superscript"/>
              </w:rPr>
              <w:t>2</w:t>
            </w:r>
            <w:r>
              <w:rPr>
                <w:rFonts w:ascii="Times New Roman" w:hAnsi="Times New Roman" w:cs="Times New Roman"/>
                <w:sz w:val="14"/>
                <w:szCs w:val="14"/>
              </w:rPr>
              <w:t xml:space="preserve"> Supplementary material, section BH1 &amp; Huh and </w:t>
            </w:r>
            <w:proofErr w:type="spellStart"/>
            <w:r>
              <w:rPr>
                <w:rFonts w:ascii="Times New Roman" w:hAnsi="Times New Roman" w:cs="Times New Roman"/>
                <w:sz w:val="14"/>
                <w:szCs w:val="14"/>
              </w:rPr>
              <w:t>Hutmacher</w:t>
            </w:r>
            <w:proofErr w:type="spellEnd"/>
            <w:r>
              <w:rPr>
                <w:rFonts w:ascii="Times New Roman" w:hAnsi="Times New Roman" w:cs="Times New Roman"/>
                <w:sz w:val="14"/>
                <w:szCs w:val="14"/>
              </w:rPr>
              <w:t>, 2016 (</w:t>
            </w:r>
            <w:proofErr w:type="spellStart"/>
            <w:r>
              <w:rPr>
                <w:rFonts w:ascii="Times New Roman" w:hAnsi="Times New Roman" w:cs="Times New Roman"/>
                <w:sz w:val="14"/>
                <w:szCs w:val="14"/>
              </w:rPr>
              <w:t>doi</w:t>
            </w:r>
            <w:proofErr w:type="spellEnd"/>
            <w:r>
              <w:rPr>
                <w:rFonts w:ascii="Times New Roman" w:hAnsi="Times New Roman" w:cs="Times New Roman"/>
                <w:sz w:val="14"/>
                <w:szCs w:val="14"/>
              </w:rPr>
              <w:t xml:space="preserve">: 10.1007/s10928-015-9454-9); </w:t>
            </w:r>
            <w:r>
              <w:rPr>
                <w:rFonts w:ascii="Times New Roman" w:hAnsi="Times New Roman" w:cs="Times New Roman"/>
                <w:sz w:val="14"/>
                <w:szCs w:val="14"/>
                <w:vertAlign w:val="superscript"/>
              </w:rPr>
              <w:t>3</w:t>
            </w:r>
            <w:r>
              <w:rPr>
                <w:rFonts w:ascii="Times New Roman" w:hAnsi="Times New Roman" w:cs="Times New Roman"/>
                <w:sz w:val="14"/>
                <w:szCs w:val="14"/>
              </w:rPr>
              <w:t xml:space="preserve"> Supplementary material, section DEVRES;  </w:t>
            </w:r>
            <w:r>
              <w:rPr>
                <w:rFonts w:ascii="Times New Roman" w:hAnsi="Times New Roman" w:cs="Times New Roman"/>
                <w:sz w:val="14"/>
                <w:szCs w:val="14"/>
                <w:vertAlign w:val="superscript"/>
              </w:rPr>
              <w:t>4</w:t>
            </w:r>
            <w:r>
              <w:rPr>
                <w:rFonts w:ascii="Times New Roman" w:hAnsi="Times New Roman" w:cs="Times New Roman"/>
                <w:sz w:val="14"/>
                <w:szCs w:val="14"/>
              </w:rPr>
              <w:t xml:space="preserve"> Supplementary material, section CSRES</w:t>
            </w:r>
          </w:p>
        </w:tc>
      </w:tr>
    </w:tbl>
    <w:p w14:paraId="6935DA68" w14:textId="77777777" w:rsidR="0097030B" w:rsidRPr="0097030B" w:rsidRDefault="0097030B" w:rsidP="0097030B">
      <w:pPr>
        <w:pStyle w:val="ListParagraph"/>
        <w:numPr>
          <w:ilvl w:val="1"/>
          <w:numId w:val="6"/>
        </w:numPr>
        <w:spacing w:after="100" w:afterAutospacing="1" w:line="240" w:lineRule="auto"/>
        <w:rPr>
          <w:rFonts w:ascii="Times New Roman" w:hAnsi="Times New Roman" w:cs="Times New Roman"/>
        </w:rPr>
      </w:pPr>
      <w:r>
        <w:rPr>
          <w:rFonts w:ascii="Times New Roman" w:hAnsi="Times New Roman" w:cs="Times New Roman"/>
        </w:rPr>
        <w:t xml:space="preserve">Recommendations table. The idea here to </w:t>
      </w:r>
      <w:r w:rsidR="001E62CE">
        <w:rPr>
          <w:rFonts w:ascii="Times New Roman" w:hAnsi="Times New Roman" w:cs="Times New Roman"/>
        </w:rPr>
        <w:t xml:space="preserve">give pros and a list of references (your </w:t>
      </w:r>
      <w:r w:rsidR="00625BE4">
        <w:rPr>
          <w:rFonts w:ascii="Times New Roman" w:hAnsi="Times New Roman" w:cs="Times New Roman"/>
        </w:rPr>
        <w:t>thoughts?</w:t>
      </w:r>
      <w:r w:rsidR="00751124">
        <w:rPr>
          <w:rFonts w:ascii="Times New Roman" w:hAnsi="Times New Roman" w:cs="Times New Roman"/>
        </w:rPr>
        <w:t xml:space="preserve"> </w:t>
      </w:r>
      <w:r w:rsidR="00625BE4">
        <w:rPr>
          <w:rFonts w:ascii="Times New Roman" w:hAnsi="Times New Roman" w:cs="Times New Roman"/>
        </w:rPr>
        <w:t>would</w:t>
      </w:r>
      <w:r w:rsidR="00E452F9">
        <w:rPr>
          <w:rFonts w:ascii="Times New Roman" w:hAnsi="Times New Roman" w:cs="Times New Roman"/>
        </w:rPr>
        <w:t xml:space="preserve"> it be </w:t>
      </w:r>
      <w:r w:rsidR="00751124">
        <w:rPr>
          <w:rFonts w:ascii="Times New Roman" w:hAnsi="Times New Roman" w:cs="Times New Roman"/>
        </w:rPr>
        <w:t xml:space="preserve">useful or </w:t>
      </w:r>
      <w:r w:rsidR="00E452F9">
        <w:rPr>
          <w:rFonts w:ascii="Times New Roman" w:hAnsi="Times New Roman" w:cs="Times New Roman"/>
        </w:rPr>
        <w:t xml:space="preserve">is it </w:t>
      </w:r>
      <w:r w:rsidR="00751124">
        <w:rPr>
          <w:rFonts w:ascii="Times New Roman" w:hAnsi="Times New Roman" w:cs="Times New Roman"/>
        </w:rPr>
        <w:t>overkill?</w:t>
      </w:r>
      <w:r w:rsidR="001E62CE">
        <w:rPr>
          <w:rFonts w:ascii="Times New Roman" w:hAnsi="Times New Roman" w:cs="Times New Roman"/>
        </w:rPr>
        <w:t xml:space="preserve">) </w:t>
      </w:r>
    </w:p>
    <w:p w14:paraId="5208B3AD" w14:textId="77777777" w:rsidR="00B53AA6" w:rsidRPr="00B53AA6" w:rsidRDefault="00B53AA6" w:rsidP="00B53AA6">
      <w:pPr>
        <w:spacing w:after="100" w:afterAutospacing="1" w:line="240" w:lineRule="auto"/>
        <w:rPr>
          <w:rFonts w:ascii="Times New Roman" w:eastAsiaTheme="minorEastAsia" w:hAnsi="Times New Roman" w:cs="Times New Roman"/>
        </w:rPr>
      </w:pPr>
    </w:p>
    <w:p w14:paraId="32E1E344" w14:textId="77777777" w:rsidR="00E92989" w:rsidRDefault="00590F5A" w:rsidP="00E92989">
      <w:pPr>
        <w:pStyle w:val="ListParagraph"/>
        <w:numPr>
          <w:ilvl w:val="1"/>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Describe a detailed </w:t>
      </w:r>
      <w:r w:rsidR="00B53AA6">
        <w:rPr>
          <w:rFonts w:ascii="Times New Roman" w:eastAsiaTheme="minorEastAsia" w:hAnsi="Times New Roman" w:cs="Times New Roman"/>
        </w:rPr>
        <w:t xml:space="preserve">Data simulation (Maybe for the appendix) </w:t>
      </w:r>
      <w:r>
        <w:rPr>
          <w:rFonts w:ascii="Times New Roman" w:eastAsiaTheme="minorEastAsia" w:hAnsi="Times New Roman" w:cs="Times New Roman"/>
        </w:rPr>
        <w:t xml:space="preserve">– still working out this idea </w:t>
      </w:r>
    </w:p>
    <w:p w14:paraId="1ED8855E" w14:textId="77777777" w:rsidR="003405F3" w:rsidRDefault="003405F3" w:rsidP="00590F5A">
      <w:pPr>
        <w:pStyle w:val="ListParagraph"/>
        <w:spacing w:after="100" w:afterAutospacing="1" w:line="240" w:lineRule="auto"/>
        <w:ind w:left="1080"/>
        <w:rPr>
          <w:rFonts w:ascii="Times New Roman" w:eastAsiaTheme="minorEastAsia" w:hAnsi="Times New Roman" w:cs="Times New Roman"/>
        </w:rPr>
      </w:pPr>
    </w:p>
    <w:p w14:paraId="73811C92" w14:textId="77777777" w:rsidR="001A4B14" w:rsidRPr="003C32FA" w:rsidRDefault="001A4B14">
      <w:pPr>
        <w:spacing w:after="200" w:line="276" w:lineRule="auto"/>
        <w:rPr>
          <w:rFonts w:ascii="Times New Roman" w:hAnsi="Times New Roman" w:cs="Times New Roman"/>
        </w:rPr>
      </w:pPr>
      <w:r w:rsidRPr="003C32FA">
        <w:rPr>
          <w:rFonts w:ascii="Times New Roman" w:hAnsi="Times New Roman" w:cs="Times New Roman"/>
        </w:rPr>
        <w:br w:type="page"/>
      </w:r>
    </w:p>
    <w:p w14:paraId="3B31FA6F" w14:textId="77777777" w:rsidR="000E466D" w:rsidRPr="003C32FA" w:rsidRDefault="000E466D" w:rsidP="008C0AE7">
      <w:pPr>
        <w:rPr>
          <w:rFonts w:ascii="Times New Roman" w:hAnsi="Times New Roman" w:cs="Times New Roman"/>
        </w:rPr>
        <w:sectPr w:rsidR="000E466D" w:rsidRPr="003C32FA" w:rsidSect="006022BF">
          <w:footerReference w:type="default" r:id="rId10"/>
          <w:pgSz w:w="12240" w:h="15840"/>
          <w:pgMar w:top="1440" w:right="1440" w:bottom="1440" w:left="1440" w:header="720" w:footer="720" w:gutter="0"/>
          <w:cols w:space="720"/>
          <w:docGrid w:linePitch="360"/>
        </w:sectPr>
      </w:pPr>
    </w:p>
    <w:p w14:paraId="076155A9" w14:textId="77777777" w:rsidR="00E452F5" w:rsidRPr="008817D0" w:rsidRDefault="00FB2F48" w:rsidP="00FB2F48">
      <w:pPr>
        <w:pStyle w:val="Heading2"/>
        <w:rPr>
          <w:sz w:val="44"/>
          <w:szCs w:val="44"/>
        </w:rPr>
      </w:pPr>
      <w:r w:rsidRPr="008817D0">
        <w:rPr>
          <w:sz w:val="44"/>
          <w:szCs w:val="44"/>
        </w:rPr>
        <w:lastRenderedPageBreak/>
        <w:t xml:space="preserve">Tables </w:t>
      </w:r>
    </w:p>
    <w:p w14:paraId="3C1FE5FF" w14:textId="77777777" w:rsidR="00FB2F48" w:rsidRDefault="00FB2F48" w:rsidP="00FB2F48"/>
    <w:p w14:paraId="2EC74AEB" w14:textId="77777777" w:rsidR="00FB2F48" w:rsidRPr="008817D0" w:rsidRDefault="008817D0" w:rsidP="008817D0">
      <w:pPr>
        <w:pStyle w:val="Heading3"/>
      </w:pPr>
      <w:r>
        <w:t>Table 1:</w:t>
      </w:r>
      <w:r w:rsidR="00FB2F48" w:rsidRPr="008817D0">
        <w:tab/>
        <w:t xml:space="preserve">True Values </w:t>
      </w:r>
    </w:p>
    <w:tbl>
      <w:tblPr>
        <w:tblStyle w:val="TableGrid1"/>
        <w:tblW w:w="3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4A0" w:firstRow="1" w:lastRow="0" w:firstColumn="1" w:lastColumn="0" w:noHBand="0" w:noVBand="1"/>
      </w:tblPr>
      <w:tblGrid>
        <w:gridCol w:w="2304"/>
        <w:gridCol w:w="1411"/>
        <w:gridCol w:w="90"/>
      </w:tblGrid>
      <w:tr w:rsidR="00FB2F48" w:rsidRPr="00B8651A" w14:paraId="3A564C88" w14:textId="77777777" w:rsidTr="008E58F7">
        <w:trPr>
          <w:gridAfter w:val="1"/>
          <w:wAfter w:w="90" w:type="dxa"/>
        </w:trPr>
        <w:tc>
          <w:tcPr>
            <w:tcW w:w="2304" w:type="dxa"/>
            <w:tcBorders>
              <w:top w:val="single" w:sz="12" w:space="0" w:color="auto"/>
              <w:bottom w:val="single" w:sz="8" w:space="0" w:color="auto"/>
            </w:tcBorders>
            <w:vAlign w:val="center"/>
          </w:tcPr>
          <w:p w14:paraId="2E91E6B3" w14:textId="77777777"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Parameter</w:t>
            </w:r>
          </w:p>
        </w:tc>
        <w:tc>
          <w:tcPr>
            <w:tcW w:w="1411" w:type="dxa"/>
            <w:tcBorders>
              <w:top w:val="single" w:sz="12" w:space="0" w:color="auto"/>
              <w:bottom w:val="single" w:sz="8" w:space="0" w:color="auto"/>
            </w:tcBorders>
          </w:tcPr>
          <w:p w14:paraId="2E4C25E3" w14:textId="77777777"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True value</w:t>
            </w:r>
          </w:p>
        </w:tc>
      </w:tr>
      <w:tr w:rsidR="00FB2F48" w:rsidRPr="00B8651A" w14:paraId="7314209E" w14:textId="77777777" w:rsidTr="008E58F7">
        <w:trPr>
          <w:gridAfter w:val="1"/>
          <w:wAfter w:w="90" w:type="dxa"/>
        </w:trPr>
        <w:tc>
          <w:tcPr>
            <w:tcW w:w="2304" w:type="dxa"/>
            <w:tcBorders>
              <w:top w:val="single" w:sz="8" w:space="0" w:color="auto"/>
            </w:tcBorders>
            <w:vAlign w:val="center"/>
          </w:tcPr>
          <w:p w14:paraId="1BC2D9CC" w14:textId="77777777" w:rsidR="00FB2F48" w:rsidRPr="00B8651A" w:rsidRDefault="00FB2F48" w:rsidP="008E58F7">
            <w:pPr>
              <w:rPr>
                <w:rFonts w:ascii="Times New Roman" w:eastAsia="Calibri" w:hAnsi="Times New Roman" w:cs="Times New Roman"/>
                <w:u w:val="single"/>
              </w:rPr>
            </w:pPr>
          </w:p>
        </w:tc>
        <w:tc>
          <w:tcPr>
            <w:tcW w:w="1411" w:type="dxa"/>
            <w:tcBorders>
              <w:top w:val="single" w:sz="8" w:space="0" w:color="auto"/>
            </w:tcBorders>
            <w:vAlign w:val="center"/>
          </w:tcPr>
          <w:p w14:paraId="1D2A192A" w14:textId="77777777" w:rsidR="00FB2F48" w:rsidRPr="00B8651A" w:rsidRDefault="00FB2F48" w:rsidP="008E58F7">
            <w:pPr>
              <w:jc w:val="right"/>
              <w:rPr>
                <w:rFonts w:ascii="Times New Roman" w:eastAsia="Calibri" w:hAnsi="Times New Roman" w:cs="Times New Roman"/>
              </w:rPr>
            </w:pPr>
          </w:p>
        </w:tc>
      </w:tr>
      <w:tr w:rsidR="00FB2F48" w:rsidRPr="00B8651A" w14:paraId="103C20E4" w14:textId="77777777" w:rsidTr="008E58F7">
        <w:trPr>
          <w:gridAfter w:val="1"/>
          <w:wAfter w:w="90" w:type="dxa"/>
        </w:trPr>
        <w:tc>
          <w:tcPr>
            <w:tcW w:w="2304" w:type="dxa"/>
            <w:vAlign w:val="center"/>
          </w:tcPr>
          <w:p w14:paraId="66344EB9"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Shape</w:t>
            </w:r>
          </w:p>
        </w:tc>
        <w:tc>
          <w:tcPr>
            <w:tcW w:w="1411" w:type="dxa"/>
            <w:vAlign w:val="center"/>
          </w:tcPr>
          <w:p w14:paraId="7FBCFCD3"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 xml:space="preserve">3 </w:t>
            </w:r>
          </w:p>
        </w:tc>
      </w:tr>
      <w:tr w:rsidR="00FB2F48" w:rsidRPr="00B8651A" w14:paraId="653D52D7" w14:textId="77777777" w:rsidTr="008E58F7">
        <w:trPr>
          <w:gridAfter w:val="1"/>
          <w:wAfter w:w="90" w:type="dxa"/>
        </w:trPr>
        <w:tc>
          <w:tcPr>
            <w:tcW w:w="2304" w:type="dxa"/>
            <w:vAlign w:val="center"/>
          </w:tcPr>
          <w:p w14:paraId="6DC69694"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Scale</w:t>
            </w:r>
          </w:p>
        </w:tc>
        <w:tc>
          <w:tcPr>
            <w:tcW w:w="1411" w:type="dxa"/>
            <w:vAlign w:val="center"/>
          </w:tcPr>
          <w:p w14:paraId="768B9E1A"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w:t>
            </w:r>
            <w:r w:rsidRPr="00B8651A">
              <w:rPr>
                <w:rFonts w:ascii="Times New Roman" w:hAnsi="Times New Roman" w:cs="Times New Roman"/>
              </w:rPr>
              <w:t xml:space="preserve"> </w:t>
            </w:r>
            <w:r w:rsidRPr="00B8651A">
              <w:rPr>
                <w:rFonts w:ascii="Times New Roman" w:eastAsia="Calibri" w:hAnsi="Times New Roman" w:cs="Times New Roman"/>
              </w:rPr>
              <w:t>177</w:t>
            </w:r>
          </w:p>
        </w:tc>
      </w:tr>
      <w:tr w:rsidR="00FB2F48" w:rsidRPr="00B8651A" w14:paraId="002FE35A" w14:textId="77777777" w:rsidTr="008E58F7">
        <w:trPr>
          <w:gridAfter w:val="1"/>
          <w:wAfter w:w="90" w:type="dxa"/>
        </w:trPr>
        <w:tc>
          <w:tcPr>
            <w:tcW w:w="2304" w:type="dxa"/>
            <w:vAlign w:val="center"/>
          </w:tcPr>
          <w:p w14:paraId="7C9FE4A2"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 max</w:t>
            </w:r>
          </w:p>
        </w:tc>
        <w:tc>
          <w:tcPr>
            <w:tcW w:w="1411" w:type="dxa"/>
            <w:vAlign w:val="center"/>
          </w:tcPr>
          <w:p w14:paraId="1D131596"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0.063</w:t>
            </w:r>
          </w:p>
        </w:tc>
      </w:tr>
      <w:tr w:rsidR="00FB2F48" w:rsidRPr="00B8651A" w14:paraId="684B4BFB" w14:textId="77777777" w:rsidTr="008E58F7">
        <w:trPr>
          <w:gridAfter w:val="1"/>
          <w:wAfter w:w="90" w:type="dxa"/>
        </w:trPr>
        <w:tc>
          <w:tcPr>
            <w:tcW w:w="2304" w:type="dxa"/>
            <w:vAlign w:val="center"/>
          </w:tcPr>
          <w:p w14:paraId="4831AE97"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E50</w:t>
            </w:r>
          </w:p>
        </w:tc>
        <w:tc>
          <w:tcPr>
            <w:tcW w:w="1411" w:type="dxa"/>
            <w:vAlign w:val="center"/>
          </w:tcPr>
          <w:p w14:paraId="3503A7DB"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7.39</w:t>
            </w:r>
          </w:p>
        </w:tc>
      </w:tr>
      <w:tr w:rsidR="00FB2F48" w:rsidRPr="00B8651A" w14:paraId="6EC80F68" w14:textId="77777777" w:rsidTr="008E58F7">
        <w:trPr>
          <w:gridAfter w:val="1"/>
          <w:wAfter w:w="90" w:type="dxa"/>
        </w:trPr>
        <w:tc>
          <w:tcPr>
            <w:tcW w:w="2304" w:type="dxa"/>
            <w:vAlign w:val="center"/>
          </w:tcPr>
          <w:p w14:paraId="2BAECAB4" w14:textId="77777777" w:rsidR="00FB2F48" w:rsidRPr="00B8651A" w:rsidRDefault="00FB2F48" w:rsidP="008E58F7">
            <w:pPr>
              <w:rPr>
                <w:rFonts w:ascii="Times New Roman" w:eastAsia="Calibri" w:hAnsi="Times New Roman" w:cs="Times New Roman"/>
                <w:vertAlign w:val="subscript"/>
              </w:rPr>
            </w:pPr>
            <w:r w:rsidRPr="00B8651A">
              <w:rPr>
                <w:rFonts w:ascii="Times New Roman" w:eastAsia="Calibri" w:hAnsi="Times New Roman" w:cs="Times New Roman"/>
              </w:rPr>
              <w:sym w:font="Symbol" w:char="F071"/>
            </w:r>
            <w:r w:rsidRPr="00B8651A">
              <w:rPr>
                <w:rFonts w:ascii="Times New Roman" w:eastAsia="Calibri" w:hAnsi="Times New Roman" w:cs="Times New Roman"/>
                <w:vertAlign w:val="subscript"/>
              </w:rPr>
              <w:t>GENDER</w:t>
            </w:r>
          </w:p>
        </w:tc>
        <w:tc>
          <w:tcPr>
            <w:tcW w:w="1411" w:type="dxa"/>
            <w:vAlign w:val="center"/>
          </w:tcPr>
          <w:p w14:paraId="6BA33228"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2</w:t>
            </w:r>
          </w:p>
        </w:tc>
      </w:tr>
      <w:tr w:rsidR="00FB2F48" w:rsidRPr="00B8651A" w14:paraId="0E5E6563" w14:textId="77777777" w:rsidTr="008E58F7">
        <w:tc>
          <w:tcPr>
            <w:tcW w:w="3805" w:type="dxa"/>
            <w:gridSpan w:val="3"/>
            <w:tcBorders>
              <w:top w:val="single" w:sz="8" w:space="0" w:color="auto"/>
              <w:bottom w:val="single" w:sz="8" w:space="0" w:color="auto"/>
            </w:tcBorders>
            <w:vAlign w:val="center"/>
          </w:tcPr>
          <w:p w14:paraId="0C03F1C2" w14:textId="77777777" w:rsidR="00FB2F48" w:rsidRPr="00B8651A" w:rsidRDefault="00FB2F48" w:rsidP="008E58F7">
            <w:pPr>
              <w:keepNext/>
              <w:keepLines/>
              <w:spacing w:before="100" w:beforeAutospacing="1" w:after="100" w:afterAutospacing="1"/>
              <w:rPr>
                <w:rFonts w:ascii="Times New Roman" w:eastAsia="SimSun" w:hAnsi="Times New Roman" w:cs="Times New Roman"/>
                <w:bCs/>
                <w:lang w:eastAsia="zh-CN" w:bidi="th-TH"/>
              </w:rPr>
            </w:pPr>
            <w:r w:rsidRPr="00B8651A">
              <w:rPr>
                <w:rFonts w:ascii="Times New Roman" w:eastAsia="SimSun" w:hAnsi="Times New Roman" w:cs="Times New Roman"/>
                <w:bCs/>
                <w:vertAlign w:val="superscript"/>
                <w:lang w:eastAsia="zh-CN" w:bidi="th-TH"/>
              </w:rPr>
              <w:t>1</w:t>
            </w:r>
            <w:r w:rsidRPr="00B8651A">
              <w:rPr>
                <w:rFonts w:ascii="Times New Roman" w:eastAsia="SimSun" w:hAnsi="Times New Roman" w:cs="Times New Roman"/>
                <w:bCs/>
                <w:lang w:eastAsia="zh-CN" w:bidi="th-TH"/>
              </w:rPr>
              <w:t xml:space="preserve"> </w:t>
            </w:r>
            <m:oMath>
              <m:r>
                <w:rPr>
                  <w:rFonts w:ascii="Cambria Math" w:eastAsia="SimSun" w:hAnsi="Cambria Math" w:cs="Times New Roman"/>
                  <w:lang w:eastAsia="zh-CN" w:bidi="th-TH"/>
                </w:rPr>
                <m:t>λ=</m:t>
              </m:r>
              <m:sSubSup>
                <m:sSubSupPr>
                  <m:ctrlPr>
                    <w:rPr>
                      <w:rFonts w:ascii="Cambria Math" w:eastAsia="SimSun" w:hAnsi="Cambria Math" w:cs="Times New Roman"/>
                      <w:bCs/>
                      <w:i/>
                      <w:lang w:eastAsia="zh-CN" w:bidi="th-TH"/>
                    </w:rPr>
                  </m:ctrlPr>
                </m:sSubSup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up>
                  <m:r>
                    <w:rPr>
                      <w:rFonts w:ascii="Cambria Math" w:eastAsia="SimSun" w:hAnsi="Cambria Math" w:cs="Times New Roman"/>
                      <w:lang w:eastAsia="zh-CN" w:bidi="th-TH"/>
                    </w:rPr>
                    <m:t>-1</m:t>
                  </m:r>
                </m:sup>
              </m:sSubSup>
              <m:sSup>
                <m:sSupPr>
                  <m:ctrlPr>
                    <w:rPr>
                      <w:rFonts w:ascii="Cambria Math" w:eastAsia="SimSun" w:hAnsi="Cambria Math" w:cs="Times New Roman"/>
                      <w:bCs/>
                      <w:i/>
                      <w:lang w:eastAsia="zh-CN" w:bidi="th-TH"/>
                    </w:rPr>
                  </m:ctrlPr>
                </m:sSupPr>
                <m:e>
                  <m:r>
                    <w:rPr>
                      <w:rFonts w:ascii="Cambria Math" w:eastAsia="SimSun" w:hAnsi="Cambria Math" w:cs="Times New Roman"/>
                      <w:lang w:eastAsia="zh-CN" w:bidi="th-TH"/>
                    </w:rPr>
                    <m:t>∙</m:t>
                  </m:r>
                  <m:d>
                    <m:dPr>
                      <m:ctrlPr>
                        <w:rPr>
                          <w:rFonts w:ascii="Cambria Math" w:eastAsia="SimSun" w:hAnsi="Cambria Math" w:cs="Times New Roman"/>
                          <w:bCs/>
                          <w:i/>
                          <w:lang w:eastAsia="zh-CN" w:bidi="th-TH"/>
                        </w:rPr>
                      </m:ctrlPr>
                    </m:dPr>
                    <m:e>
                      <m:func>
                        <m:funcPr>
                          <m:ctrlPr>
                            <w:rPr>
                              <w:rFonts w:ascii="Cambria Math" w:eastAsia="SimSun" w:hAnsi="Cambria Math" w:cs="Times New Roman"/>
                              <w:bCs/>
                              <w:i/>
                              <w:lang w:eastAsia="zh-CN" w:bidi="th-TH"/>
                            </w:rPr>
                          </m:ctrlPr>
                        </m:funcPr>
                        <m:fName>
                          <m:r>
                            <m:rPr>
                              <m:sty m:val="p"/>
                            </m:rPr>
                            <w:rPr>
                              <w:rFonts w:ascii="Cambria Math" w:eastAsia="SimSun" w:hAnsi="Cambria Math" w:cs="Times New Roman"/>
                              <w:lang w:eastAsia="zh-CN" w:bidi="th-TH"/>
                            </w:rPr>
                            <m:t>ln</m:t>
                          </m:r>
                        </m:fName>
                        <m:e>
                          <m:r>
                            <w:rPr>
                              <w:rFonts w:ascii="Cambria Math" w:eastAsia="SimSun" w:hAnsi="Cambria Math" w:cs="Times New Roman"/>
                              <w:lang w:eastAsia="zh-CN" w:bidi="th-TH"/>
                            </w:rPr>
                            <m:t>2</m:t>
                          </m:r>
                        </m:e>
                      </m:func>
                    </m:e>
                  </m:d>
                </m:e>
                <m:sup>
                  <m:f>
                    <m:fPr>
                      <m:type m:val="lin"/>
                      <m:ctrlPr>
                        <w:rPr>
                          <w:rFonts w:ascii="Cambria Math" w:eastAsia="SimSun" w:hAnsi="Cambria Math" w:cs="Times New Roman"/>
                          <w:bCs/>
                          <w:i/>
                          <w:lang w:eastAsia="zh-CN" w:bidi="th-TH"/>
                        </w:rPr>
                      </m:ctrlPr>
                    </m:fPr>
                    <m:num>
                      <m:r>
                        <w:rPr>
                          <w:rFonts w:ascii="Cambria Math" w:eastAsia="SimSun" w:hAnsi="Cambria Math" w:cs="Times New Roman"/>
                          <w:lang w:eastAsia="zh-CN" w:bidi="th-TH"/>
                        </w:rPr>
                        <m:t>1</m:t>
                      </m:r>
                    </m:num>
                    <m:den>
                      <m:r>
                        <w:rPr>
                          <w:rFonts w:ascii="Cambria Math" w:eastAsia="SimSun" w:hAnsi="Cambria Math" w:cs="Times New Roman"/>
                          <w:lang w:eastAsia="zh-CN" w:bidi="th-TH"/>
                        </w:rPr>
                        <m:t>α</m:t>
                      </m:r>
                    </m:den>
                  </m:f>
                </m:sup>
              </m:sSup>
            </m:oMath>
            <w:r w:rsidRPr="00B8651A">
              <w:rPr>
                <w:rFonts w:ascii="Times New Roman" w:eastAsia="SimSun" w:hAnsi="Times New Roman" w:cs="Times New Roman"/>
                <w:bCs/>
                <w:lang w:eastAsia="zh-CN" w:bidi="th-TH"/>
              </w:rPr>
              <w:t xml:space="preserve">, where </w:t>
            </w:r>
            <m:oMath>
              <m:sSub>
                <m:sSubPr>
                  <m:ctrlPr>
                    <w:rPr>
                      <w:rFonts w:ascii="Cambria Math" w:eastAsia="SimSun" w:hAnsi="Cambria Math" w:cs="Times New Roman"/>
                      <w:bCs/>
                      <w:i/>
                      <w:lang w:eastAsia="zh-CN" w:bidi="th-TH"/>
                    </w:rPr>
                  </m:ctrlPr>
                </m:sSub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Sub>
              <m:r>
                <w:rPr>
                  <w:rFonts w:ascii="Cambria Math" w:eastAsia="SimSun" w:hAnsi="Cambria Math" w:cs="Times New Roman"/>
                  <w:lang w:eastAsia="zh-CN" w:bidi="th-TH"/>
                </w:rPr>
                <m:t>=5</m:t>
              </m:r>
            </m:oMath>
            <w:r w:rsidRPr="00B8651A">
              <w:rPr>
                <w:rFonts w:ascii="Times New Roman" w:eastAsia="SimSun" w:hAnsi="Times New Roman" w:cs="Times New Roman"/>
                <w:bCs/>
                <w:lang w:eastAsia="zh-CN" w:bidi="th-TH"/>
              </w:rPr>
              <w:t xml:space="preserve"> weeks is the median survival time for the reference hazard of the Weibull distribution</w:t>
            </w:r>
          </w:p>
        </w:tc>
      </w:tr>
    </w:tbl>
    <w:p w14:paraId="56644C7F" w14:textId="77777777" w:rsidR="00FB2F48" w:rsidRDefault="00FB2F48" w:rsidP="00FB2F48"/>
    <w:p w14:paraId="60D7938E" w14:textId="77777777" w:rsidR="00FB2F48" w:rsidRDefault="00FB2F48" w:rsidP="00FB2F48"/>
    <w:p w14:paraId="49448C3F" w14:textId="77777777" w:rsidR="00FB2F48" w:rsidRDefault="00FB2F48" w:rsidP="00FB2F48">
      <w:pPr>
        <w:pStyle w:val="Heading3"/>
      </w:pPr>
      <w:r>
        <w:t xml:space="preserve">Table 2:  </w:t>
      </w:r>
      <w:r w:rsidR="00FA25EC">
        <w:t>Simulated patient</w:t>
      </w:r>
      <w:r>
        <w:t xml:space="preserve"> characteristics  </w:t>
      </w:r>
    </w:p>
    <w:tbl>
      <w:tblPr>
        <w:tblStyle w:val="TableGrid"/>
        <w:tblW w:w="0" w:type="auto"/>
        <w:jc w:val="center"/>
        <w:tblLook w:val="04A0" w:firstRow="1" w:lastRow="0" w:firstColumn="1" w:lastColumn="0" w:noHBand="0" w:noVBand="1"/>
      </w:tblPr>
      <w:tblGrid>
        <w:gridCol w:w="1728"/>
        <w:gridCol w:w="1464"/>
        <w:gridCol w:w="1596"/>
        <w:gridCol w:w="1596"/>
        <w:gridCol w:w="1596"/>
        <w:gridCol w:w="1596"/>
      </w:tblGrid>
      <w:tr w:rsidR="00E122C2" w:rsidRPr="00B8651A" w14:paraId="57B63BE1" w14:textId="77777777" w:rsidTr="008E58F7">
        <w:trPr>
          <w:jc w:val="center"/>
        </w:trPr>
        <w:tc>
          <w:tcPr>
            <w:tcW w:w="9576" w:type="dxa"/>
            <w:gridSpan w:val="6"/>
            <w:vAlign w:val="center"/>
          </w:tcPr>
          <w:p w14:paraId="65C528AC" w14:textId="77777777" w:rsidR="00E122C2" w:rsidRPr="00B8651A" w:rsidRDefault="00FA25EC" w:rsidP="008E58F7">
            <w:pPr>
              <w:spacing w:line="276" w:lineRule="auto"/>
              <w:jc w:val="center"/>
              <w:rPr>
                <w:rFonts w:ascii="Times New Roman" w:hAnsi="Times New Roman" w:cs="Times New Roman"/>
              </w:rPr>
            </w:pPr>
            <w:r>
              <w:rPr>
                <w:rFonts w:ascii="Times New Roman" w:hAnsi="Times New Roman" w:cs="Times New Roman"/>
              </w:rPr>
              <w:t>Simulated patient</w:t>
            </w:r>
            <w:r w:rsidR="00E122C2" w:rsidRPr="00B8651A">
              <w:rPr>
                <w:rFonts w:ascii="Times New Roman" w:hAnsi="Times New Roman" w:cs="Times New Roman"/>
              </w:rPr>
              <w:t xml:space="preserve"> characteristics</w:t>
            </w:r>
          </w:p>
        </w:tc>
      </w:tr>
      <w:tr w:rsidR="00E122C2" w:rsidRPr="00B8651A" w14:paraId="3DCE6625" w14:textId="77777777" w:rsidTr="00EC4860">
        <w:trPr>
          <w:jc w:val="center"/>
        </w:trPr>
        <w:tc>
          <w:tcPr>
            <w:tcW w:w="1728" w:type="dxa"/>
            <w:vAlign w:val="center"/>
          </w:tcPr>
          <w:p w14:paraId="05240813"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Treatment arm</w:t>
            </w:r>
          </w:p>
        </w:tc>
        <w:tc>
          <w:tcPr>
            <w:tcW w:w="1464" w:type="dxa"/>
            <w:vAlign w:val="center"/>
          </w:tcPr>
          <w:p w14:paraId="52567281"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Placebo</w:t>
            </w:r>
          </w:p>
        </w:tc>
        <w:tc>
          <w:tcPr>
            <w:tcW w:w="1596" w:type="dxa"/>
            <w:vAlign w:val="center"/>
          </w:tcPr>
          <w:p w14:paraId="5973A22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 mg</w:t>
            </w:r>
          </w:p>
        </w:tc>
        <w:tc>
          <w:tcPr>
            <w:tcW w:w="1596" w:type="dxa"/>
            <w:vAlign w:val="center"/>
          </w:tcPr>
          <w:p w14:paraId="442032C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 mg</w:t>
            </w:r>
          </w:p>
        </w:tc>
        <w:tc>
          <w:tcPr>
            <w:tcW w:w="1596" w:type="dxa"/>
            <w:vAlign w:val="center"/>
          </w:tcPr>
          <w:p w14:paraId="2248746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 mg</w:t>
            </w:r>
          </w:p>
        </w:tc>
        <w:tc>
          <w:tcPr>
            <w:tcW w:w="1596" w:type="dxa"/>
            <w:shd w:val="clear" w:color="auto" w:fill="F2F2F2" w:themeFill="background1" w:themeFillShade="F2"/>
            <w:vAlign w:val="center"/>
          </w:tcPr>
          <w:p w14:paraId="50A750AA" w14:textId="77777777" w:rsidR="00E122C2" w:rsidRPr="00EC4860" w:rsidRDefault="00E122C2" w:rsidP="008E58F7">
            <w:pPr>
              <w:spacing w:line="276" w:lineRule="auto"/>
              <w:jc w:val="center"/>
              <w:rPr>
                <w:rFonts w:ascii="Times New Roman" w:hAnsi="Times New Roman" w:cs="Times New Roman"/>
                <w:b/>
                <w:bCs/>
              </w:rPr>
            </w:pPr>
            <w:r w:rsidRPr="00EC4860">
              <w:rPr>
                <w:rFonts w:ascii="Times New Roman" w:hAnsi="Times New Roman" w:cs="Times New Roman"/>
                <w:b/>
                <w:bCs/>
              </w:rPr>
              <w:t>Total</w:t>
            </w:r>
          </w:p>
        </w:tc>
      </w:tr>
      <w:tr w:rsidR="00E122C2" w:rsidRPr="00B8651A" w14:paraId="5075F13B" w14:textId="77777777" w:rsidTr="00EC4860">
        <w:trPr>
          <w:jc w:val="center"/>
        </w:trPr>
        <w:tc>
          <w:tcPr>
            <w:tcW w:w="1728" w:type="dxa"/>
            <w:vAlign w:val="center"/>
          </w:tcPr>
          <w:p w14:paraId="323171DC"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n </w:t>
            </w:r>
          </w:p>
        </w:tc>
        <w:tc>
          <w:tcPr>
            <w:tcW w:w="1464" w:type="dxa"/>
            <w:vAlign w:val="center"/>
          </w:tcPr>
          <w:p w14:paraId="2DE9C549"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7C425C7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18E2C82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4F25688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shd w:val="clear" w:color="auto" w:fill="F2F2F2" w:themeFill="background1" w:themeFillShade="F2"/>
            <w:vAlign w:val="center"/>
          </w:tcPr>
          <w:p w14:paraId="6928774F"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800</w:t>
            </w:r>
          </w:p>
        </w:tc>
      </w:tr>
      <w:tr w:rsidR="00E122C2" w:rsidRPr="00B8651A" w14:paraId="7EF36BE1" w14:textId="77777777" w:rsidTr="00EC4860">
        <w:trPr>
          <w:jc w:val="center"/>
        </w:trPr>
        <w:tc>
          <w:tcPr>
            <w:tcW w:w="1728" w:type="dxa"/>
            <w:vAlign w:val="center"/>
          </w:tcPr>
          <w:p w14:paraId="57B454FA"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Gender: Male</w:t>
            </w:r>
          </w:p>
        </w:tc>
        <w:tc>
          <w:tcPr>
            <w:tcW w:w="1464" w:type="dxa"/>
            <w:vAlign w:val="center"/>
          </w:tcPr>
          <w:p w14:paraId="3C2CCDE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w:t>
            </w:r>
          </w:p>
        </w:tc>
        <w:tc>
          <w:tcPr>
            <w:tcW w:w="1596" w:type="dxa"/>
            <w:vAlign w:val="center"/>
          </w:tcPr>
          <w:p w14:paraId="1DE474B5"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w:t>
            </w:r>
          </w:p>
        </w:tc>
        <w:tc>
          <w:tcPr>
            <w:tcW w:w="1596" w:type="dxa"/>
            <w:vAlign w:val="center"/>
          </w:tcPr>
          <w:p w14:paraId="605E106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91</w:t>
            </w:r>
          </w:p>
        </w:tc>
        <w:tc>
          <w:tcPr>
            <w:tcW w:w="1596" w:type="dxa"/>
            <w:vAlign w:val="center"/>
          </w:tcPr>
          <w:p w14:paraId="13A838A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108</w:t>
            </w:r>
          </w:p>
        </w:tc>
        <w:tc>
          <w:tcPr>
            <w:tcW w:w="1596" w:type="dxa"/>
            <w:shd w:val="clear" w:color="auto" w:fill="F2F2F2" w:themeFill="background1" w:themeFillShade="F2"/>
            <w:vAlign w:val="center"/>
          </w:tcPr>
          <w:p w14:paraId="379234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406</w:t>
            </w:r>
          </w:p>
        </w:tc>
      </w:tr>
      <w:tr w:rsidR="00E122C2" w:rsidRPr="00B8651A" w14:paraId="36F431E6" w14:textId="77777777" w:rsidTr="00EC4860">
        <w:trPr>
          <w:jc w:val="center"/>
        </w:trPr>
        <w:tc>
          <w:tcPr>
            <w:tcW w:w="1728" w:type="dxa"/>
            <w:vAlign w:val="center"/>
          </w:tcPr>
          <w:p w14:paraId="5B7E8ED9"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Gender: Female </w:t>
            </w:r>
          </w:p>
        </w:tc>
        <w:tc>
          <w:tcPr>
            <w:tcW w:w="1464" w:type="dxa"/>
            <w:vAlign w:val="center"/>
          </w:tcPr>
          <w:p w14:paraId="213AFB4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94</w:t>
            </w:r>
          </w:p>
        </w:tc>
        <w:tc>
          <w:tcPr>
            <w:tcW w:w="1596" w:type="dxa"/>
            <w:vAlign w:val="center"/>
          </w:tcPr>
          <w:p w14:paraId="6EC630C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99</w:t>
            </w:r>
          </w:p>
        </w:tc>
        <w:tc>
          <w:tcPr>
            <w:tcW w:w="1596" w:type="dxa"/>
            <w:vAlign w:val="center"/>
          </w:tcPr>
          <w:p w14:paraId="444A0A4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109</w:t>
            </w:r>
          </w:p>
        </w:tc>
        <w:tc>
          <w:tcPr>
            <w:tcW w:w="1596" w:type="dxa"/>
            <w:vAlign w:val="center"/>
          </w:tcPr>
          <w:p w14:paraId="6779F4E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92</w:t>
            </w:r>
          </w:p>
        </w:tc>
        <w:tc>
          <w:tcPr>
            <w:tcW w:w="1596" w:type="dxa"/>
            <w:shd w:val="clear" w:color="auto" w:fill="F2F2F2" w:themeFill="background1" w:themeFillShade="F2"/>
            <w:vAlign w:val="center"/>
          </w:tcPr>
          <w:p w14:paraId="4CB42B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394</w:t>
            </w:r>
          </w:p>
        </w:tc>
      </w:tr>
      <w:tr w:rsidR="00E122C2" w:rsidRPr="00B8651A" w14:paraId="6C0C27DE" w14:textId="77777777" w:rsidTr="00EC4860">
        <w:trPr>
          <w:jc w:val="center"/>
        </w:trPr>
        <w:tc>
          <w:tcPr>
            <w:tcW w:w="1728" w:type="dxa"/>
            <w:vAlign w:val="center"/>
          </w:tcPr>
          <w:p w14:paraId="512B0AD6"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n, adverse events </w:t>
            </w:r>
          </w:p>
        </w:tc>
        <w:tc>
          <w:tcPr>
            <w:tcW w:w="1464" w:type="dxa"/>
            <w:vAlign w:val="center"/>
          </w:tcPr>
          <w:p w14:paraId="7B4B9C1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197</w:t>
            </w:r>
          </w:p>
        </w:tc>
        <w:tc>
          <w:tcPr>
            <w:tcW w:w="1596" w:type="dxa"/>
            <w:vAlign w:val="center"/>
          </w:tcPr>
          <w:p w14:paraId="1EB105B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194</w:t>
            </w:r>
          </w:p>
        </w:tc>
        <w:tc>
          <w:tcPr>
            <w:tcW w:w="1596" w:type="dxa"/>
            <w:vAlign w:val="center"/>
          </w:tcPr>
          <w:p w14:paraId="0834F6A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180</w:t>
            </w:r>
          </w:p>
        </w:tc>
        <w:tc>
          <w:tcPr>
            <w:tcW w:w="1596" w:type="dxa"/>
            <w:vAlign w:val="center"/>
          </w:tcPr>
          <w:p w14:paraId="72E72ED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163</w:t>
            </w:r>
          </w:p>
        </w:tc>
        <w:tc>
          <w:tcPr>
            <w:tcW w:w="1596" w:type="dxa"/>
            <w:shd w:val="clear" w:color="auto" w:fill="F2F2F2" w:themeFill="background1" w:themeFillShade="F2"/>
            <w:vAlign w:val="center"/>
          </w:tcPr>
          <w:p w14:paraId="29FD0DEE"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734</w:t>
            </w:r>
          </w:p>
        </w:tc>
      </w:tr>
      <w:tr w:rsidR="00E122C2" w:rsidRPr="00B8651A" w14:paraId="0173DBC7" w14:textId="77777777" w:rsidTr="00EC4860">
        <w:trPr>
          <w:jc w:val="center"/>
        </w:trPr>
        <w:tc>
          <w:tcPr>
            <w:tcW w:w="1728" w:type="dxa"/>
            <w:vAlign w:val="center"/>
          </w:tcPr>
          <w:p w14:paraId="296269A2" w14:textId="77777777" w:rsidR="00E122C2" w:rsidRPr="00B8651A" w:rsidRDefault="00E122C2" w:rsidP="008E58F7">
            <w:pPr>
              <w:spacing w:line="276" w:lineRule="auto"/>
              <w:rPr>
                <w:rFonts w:ascii="Times New Roman" w:hAnsi="Times New Roman" w:cs="Times New Roman"/>
              </w:rPr>
            </w:pPr>
            <w:proofErr w:type="spellStart"/>
            <w:r w:rsidRPr="00B8651A">
              <w:rPr>
                <w:rFonts w:ascii="Times New Roman" w:hAnsi="Times New Roman" w:cs="Times New Roman"/>
              </w:rPr>
              <w:t>AUCss</w:t>
            </w:r>
            <w:proofErr w:type="spellEnd"/>
            <w:r w:rsidRPr="00B8651A">
              <w:rPr>
                <w:rFonts w:ascii="Times New Roman" w:hAnsi="Times New Roman" w:cs="Times New Roman"/>
              </w:rPr>
              <w:t xml:space="preserve">, mean </w:t>
            </w:r>
          </w:p>
          <w:p w14:paraId="3F7B3A9A"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(range) </w:t>
            </w:r>
          </w:p>
        </w:tc>
        <w:tc>
          <w:tcPr>
            <w:tcW w:w="1464" w:type="dxa"/>
            <w:vAlign w:val="center"/>
          </w:tcPr>
          <w:p w14:paraId="7583FC1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636BBA0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(NA)</w:t>
            </w:r>
          </w:p>
        </w:tc>
        <w:tc>
          <w:tcPr>
            <w:tcW w:w="1596" w:type="dxa"/>
            <w:vAlign w:val="center"/>
          </w:tcPr>
          <w:p w14:paraId="36CC822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5EA8C8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(0.47 – 2.20)</w:t>
            </w:r>
          </w:p>
        </w:tc>
        <w:tc>
          <w:tcPr>
            <w:tcW w:w="1596" w:type="dxa"/>
            <w:vAlign w:val="center"/>
          </w:tcPr>
          <w:p w14:paraId="0C1F319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3.20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23BEDFE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(1.45 – 8.35)</w:t>
            </w:r>
          </w:p>
        </w:tc>
        <w:tc>
          <w:tcPr>
            <w:tcW w:w="1596" w:type="dxa"/>
            <w:vAlign w:val="center"/>
          </w:tcPr>
          <w:p w14:paraId="6C9F62A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10.62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39995992"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(4.50 – 25.67)</w:t>
            </w:r>
          </w:p>
        </w:tc>
        <w:tc>
          <w:tcPr>
            <w:tcW w:w="1596" w:type="dxa"/>
            <w:shd w:val="clear" w:color="auto" w:fill="F2F2F2" w:themeFill="background1" w:themeFillShade="F2"/>
            <w:vAlign w:val="center"/>
          </w:tcPr>
          <w:p w14:paraId="4B0DFDE5"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3.71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72D21B72"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 25.67)</w:t>
            </w:r>
          </w:p>
        </w:tc>
      </w:tr>
    </w:tbl>
    <w:p w14:paraId="54C32268" w14:textId="77777777" w:rsidR="00E122C2" w:rsidRDefault="00E122C2" w:rsidP="00FB2F48"/>
    <w:tbl>
      <w:tblPr>
        <w:tblStyle w:val="TableGrid"/>
        <w:tblW w:w="0" w:type="auto"/>
        <w:tblInd w:w="-72" w:type="dxa"/>
        <w:tblLook w:val="04A0" w:firstRow="1" w:lastRow="0" w:firstColumn="1" w:lastColumn="0" w:noHBand="0" w:noVBand="1"/>
      </w:tblPr>
      <w:tblGrid>
        <w:gridCol w:w="9648"/>
      </w:tblGrid>
      <w:tr w:rsidR="00D640C2" w:rsidRPr="00275B39" w14:paraId="275FA01E" w14:textId="77777777" w:rsidTr="00275B39">
        <w:tc>
          <w:tcPr>
            <w:tcW w:w="9648" w:type="dxa"/>
            <w:tcBorders>
              <w:top w:val="nil"/>
              <w:left w:val="nil"/>
              <w:bottom w:val="nil"/>
              <w:right w:val="nil"/>
            </w:tcBorders>
            <w:vAlign w:val="center"/>
          </w:tcPr>
          <w:p w14:paraId="5D0BC3B3" w14:textId="77777777" w:rsidR="00D640C2" w:rsidRPr="0013738D" w:rsidRDefault="00D640C2" w:rsidP="0017000D">
            <w:pPr>
              <w:rPr>
                <w:rFonts w:ascii="Times New Roman" w:hAnsi="Times New Roman" w:cs="Times New Roman"/>
                <w:sz w:val="12"/>
                <w:szCs w:val="12"/>
              </w:rPr>
            </w:pPr>
          </w:p>
        </w:tc>
      </w:tr>
    </w:tbl>
    <w:p w14:paraId="1A8E5C91" w14:textId="77777777" w:rsidR="007E4614" w:rsidRDefault="007E4614" w:rsidP="00713D58"/>
    <w:p w14:paraId="6281ECF5" w14:textId="77777777" w:rsidR="007E4614" w:rsidRDefault="007E4614">
      <w:pPr>
        <w:rPr>
          <w:rFonts w:asciiTheme="majorHAnsi" w:eastAsiaTheme="majorEastAsia" w:hAnsiTheme="majorHAnsi" w:cstheme="majorBidi"/>
          <w:b/>
          <w:bCs/>
          <w:color w:val="4F81BD" w:themeColor="accent1"/>
        </w:rPr>
      </w:pPr>
      <w:r>
        <w:br w:type="page"/>
      </w:r>
    </w:p>
    <w:p w14:paraId="2D6C5B61" w14:textId="77777777" w:rsidR="00541876" w:rsidRPr="00713D58" w:rsidRDefault="007E4614" w:rsidP="007E4614">
      <w:pPr>
        <w:pStyle w:val="Heading3"/>
      </w:pPr>
      <w:r>
        <w:lastRenderedPageBreak/>
        <w:t>T</w:t>
      </w:r>
      <w:r w:rsidR="002C6723">
        <w:t>able 3</w:t>
      </w:r>
      <w:r>
        <w:t xml:space="preserve">: </w:t>
      </w:r>
      <w:r w:rsidR="0088190F">
        <w:t xml:space="preserve">Key </w:t>
      </w:r>
      <w:r w:rsidR="001830FF">
        <w:t xml:space="preserve">scenarios </w:t>
      </w:r>
      <w:r w:rsidR="0088190F">
        <w:t xml:space="preserve"> </w:t>
      </w:r>
    </w:p>
    <w:tbl>
      <w:tblPr>
        <w:tblStyle w:val="TableGrid"/>
        <w:tblpPr w:leftFromText="180" w:rightFromText="180" w:vertAnchor="text" w:horzAnchor="margin" w:tblpY="105"/>
        <w:tblW w:w="10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1446"/>
        <w:gridCol w:w="1168"/>
        <w:gridCol w:w="1353"/>
        <w:gridCol w:w="1031"/>
        <w:gridCol w:w="859"/>
        <w:gridCol w:w="1216"/>
        <w:gridCol w:w="883"/>
        <w:gridCol w:w="1060"/>
      </w:tblGrid>
      <w:tr w:rsidR="004E0386" w:rsidRPr="00B8651A" w14:paraId="64B61E67" w14:textId="77777777" w:rsidTr="000E188D">
        <w:trPr>
          <w:trHeight w:val="256"/>
        </w:trPr>
        <w:tc>
          <w:tcPr>
            <w:tcW w:w="846" w:type="dxa"/>
            <w:tcBorders>
              <w:top w:val="single" w:sz="4" w:space="0" w:color="auto"/>
              <w:left w:val="single" w:sz="4" w:space="0" w:color="auto"/>
              <w:bottom w:val="single" w:sz="4" w:space="0" w:color="auto"/>
              <w:right w:val="single" w:sz="4" w:space="0" w:color="auto"/>
            </w:tcBorders>
          </w:tcPr>
          <w:p w14:paraId="30FA730D" w14:textId="383DFF4C" w:rsidR="00FB2367" w:rsidRPr="00B8651A" w:rsidRDefault="00FB2367" w:rsidP="009F1689">
            <w:pPr>
              <w:pStyle w:val="ListParagraph"/>
              <w:ind w:left="0"/>
              <w:jc w:val="center"/>
              <w:rPr>
                <w:rFonts w:ascii="Times New Roman" w:hAnsi="Times New Roman" w:cs="Times New Roman"/>
                <w:sz w:val="18"/>
                <w:szCs w:val="18"/>
              </w:rPr>
            </w:pPr>
            <w:del w:id="3" w:author="Jonathan French" w:date="2017-11-18T09:50:00Z">
              <w:r w:rsidRPr="00B8651A" w:rsidDel="00E13DE6">
                <w:rPr>
                  <w:rFonts w:ascii="Times New Roman" w:hAnsi="Times New Roman" w:cs="Times New Roman"/>
                  <w:sz w:val="18"/>
                  <w:szCs w:val="18"/>
                </w:rPr>
                <w:delText>Scenario</w:delText>
              </w:r>
            </w:del>
            <w:ins w:id="4" w:author="Jonathan French" w:date="2017-11-18T09:50:00Z">
              <w:r w:rsidR="00E13DE6">
                <w:rPr>
                  <w:rFonts w:ascii="Times New Roman" w:hAnsi="Times New Roman" w:cs="Times New Roman"/>
                  <w:sz w:val="18"/>
                  <w:szCs w:val="18"/>
                </w:rPr>
                <w:t>Model</w:t>
              </w:r>
            </w:ins>
          </w:p>
        </w:tc>
        <w:tc>
          <w:tcPr>
            <w:tcW w:w="1512" w:type="dxa"/>
            <w:tcBorders>
              <w:top w:val="single" w:sz="4" w:space="0" w:color="auto"/>
              <w:left w:val="single" w:sz="4" w:space="0" w:color="auto"/>
              <w:bottom w:val="single" w:sz="4" w:space="0" w:color="auto"/>
              <w:right w:val="single" w:sz="4" w:space="0" w:color="auto"/>
            </w:tcBorders>
          </w:tcPr>
          <w:p w14:paraId="131C9942"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Hazard function </w:t>
            </w:r>
          </w:p>
        </w:tc>
        <w:tc>
          <w:tcPr>
            <w:tcW w:w="1260" w:type="dxa"/>
            <w:tcBorders>
              <w:top w:val="single" w:sz="4" w:space="0" w:color="auto"/>
              <w:left w:val="single" w:sz="4" w:space="0" w:color="auto"/>
              <w:bottom w:val="single" w:sz="4" w:space="0" w:color="auto"/>
              <w:right w:val="single" w:sz="4" w:space="0" w:color="auto"/>
            </w:tcBorders>
          </w:tcPr>
          <w:p w14:paraId="4B304328"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Drug effect </w:t>
            </w:r>
          </w:p>
        </w:tc>
        <w:tc>
          <w:tcPr>
            <w:tcW w:w="1440" w:type="dxa"/>
            <w:tcBorders>
              <w:top w:val="single" w:sz="4" w:space="0" w:color="auto"/>
              <w:left w:val="single" w:sz="4" w:space="0" w:color="auto"/>
              <w:bottom w:val="single" w:sz="4" w:space="0" w:color="auto"/>
              <w:right w:val="single" w:sz="4" w:space="0" w:color="auto"/>
            </w:tcBorders>
          </w:tcPr>
          <w:p w14:paraId="158D28A1"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Covariate effect </w:t>
            </w:r>
          </w:p>
        </w:tc>
        <w:tc>
          <w:tcPr>
            <w:tcW w:w="1080" w:type="dxa"/>
            <w:tcBorders>
              <w:top w:val="single" w:sz="4" w:space="0" w:color="auto"/>
              <w:left w:val="single" w:sz="4" w:space="0" w:color="auto"/>
              <w:bottom w:val="single" w:sz="4" w:space="0" w:color="auto"/>
              <w:right w:val="single" w:sz="4" w:space="0" w:color="auto"/>
            </w:tcBorders>
          </w:tcPr>
          <w:p w14:paraId="635C6CD2" w14:textId="77777777" w:rsidR="00FB2367" w:rsidRPr="00B8651A" w:rsidRDefault="00022D52" w:rsidP="009F1689">
            <w:pPr>
              <w:pStyle w:val="mdTblEntry"/>
              <w:keepNext w:val="0"/>
              <w:keepLines w:val="0"/>
              <w:widowControl w:val="0"/>
              <w:rPr>
                <w:sz w:val="18"/>
                <w:szCs w:val="18"/>
              </w:rPr>
            </w:pPr>
            <w:r>
              <w:rPr>
                <w:sz w:val="18"/>
                <w:szCs w:val="18"/>
              </w:rPr>
              <w:t>OFV</w:t>
            </w:r>
          </w:p>
        </w:tc>
        <w:tc>
          <w:tcPr>
            <w:tcW w:w="900" w:type="dxa"/>
            <w:tcBorders>
              <w:top w:val="single" w:sz="4" w:space="0" w:color="auto"/>
              <w:left w:val="single" w:sz="4" w:space="0" w:color="auto"/>
              <w:bottom w:val="single" w:sz="4" w:space="0" w:color="auto"/>
              <w:right w:val="single" w:sz="4" w:space="0" w:color="auto"/>
            </w:tcBorders>
          </w:tcPr>
          <w:p w14:paraId="6BC7A74D" w14:textId="77777777" w:rsidR="00A42EA5" w:rsidRPr="00B8651A" w:rsidRDefault="00FB2367" w:rsidP="009F1689">
            <w:pPr>
              <w:pStyle w:val="mdTblEntry"/>
              <w:keepNext w:val="0"/>
              <w:keepLines w:val="0"/>
              <w:widowControl w:val="0"/>
              <w:rPr>
                <w:sz w:val="18"/>
                <w:szCs w:val="18"/>
              </w:rPr>
            </w:pPr>
            <w:r w:rsidRPr="00B8651A">
              <w:rPr>
                <w:sz w:val="18"/>
                <w:szCs w:val="18"/>
              </w:rPr>
              <w:sym w:font="Symbol" w:char="F044"/>
            </w:r>
            <w:r w:rsidR="00022D52">
              <w:rPr>
                <w:sz w:val="18"/>
                <w:szCs w:val="18"/>
              </w:rPr>
              <w:t xml:space="preserve"> OFV</w:t>
            </w:r>
          </w:p>
        </w:tc>
        <w:tc>
          <w:tcPr>
            <w:tcW w:w="1260" w:type="dxa"/>
            <w:tcBorders>
              <w:top w:val="single" w:sz="4" w:space="0" w:color="auto"/>
              <w:left w:val="single" w:sz="4" w:space="0" w:color="auto"/>
              <w:bottom w:val="single" w:sz="4" w:space="0" w:color="auto"/>
              <w:right w:val="single" w:sz="4" w:space="0" w:color="auto"/>
            </w:tcBorders>
          </w:tcPr>
          <w:p w14:paraId="656A2E34" w14:textId="77777777" w:rsidR="00FB2367" w:rsidRPr="00B8651A" w:rsidRDefault="00FB2367" w:rsidP="009F1689">
            <w:pPr>
              <w:pStyle w:val="mdTblEntry"/>
              <w:keepNext w:val="0"/>
              <w:keepLines w:val="0"/>
              <w:widowControl w:val="0"/>
              <w:rPr>
                <w:sz w:val="18"/>
                <w:szCs w:val="18"/>
              </w:rPr>
            </w:pPr>
            <w:r w:rsidRPr="00B8651A">
              <w:rPr>
                <w:sz w:val="18"/>
                <w:szCs w:val="18"/>
              </w:rPr>
              <w:t>n, parameters</w:t>
            </w:r>
          </w:p>
        </w:tc>
        <w:tc>
          <w:tcPr>
            <w:tcW w:w="900" w:type="dxa"/>
            <w:tcBorders>
              <w:top w:val="single" w:sz="4" w:space="0" w:color="auto"/>
              <w:left w:val="single" w:sz="4" w:space="0" w:color="auto"/>
              <w:bottom w:val="single" w:sz="4" w:space="0" w:color="auto"/>
              <w:right w:val="single" w:sz="4" w:space="0" w:color="auto"/>
            </w:tcBorders>
          </w:tcPr>
          <w:p w14:paraId="357B7D33" w14:textId="77777777" w:rsidR="00FB2367" w:rsidRPr="00B8651A" w:rsidRDefault="00FB2367" w:rsidP="009F1689">
            <w:pPr>
              <w:pStyle w:val="mdTblEntry"/>
              <w:keepNext w:val="0"/>
              <w:keepLines w:val="0"/>
              <w:widowControl w:val="0"/>
              <w:rPr>
                <w:sz w:val="18"/>
                <w:szCs w:val="18"/>
              </w:rPr>
            </w:pPr>
            <w:r w:rsidRPr="00B8651A">
              <w:rPr>
                <w:sz w:val="18"/>
                <w:szCs w:val="18"/>
              </w:rPr>
              <w:t>AIC</w:t>
            </w:r>
          </w:p>
        </w:tc>
        <w:tc>
          <w:tcPr>
            <w:tcW w:w="1134" w:type="dxa"/>
            <w:tcBorders>
              <w:top w:val="single" w:sz="4" w:space="0" w:color="auto"/>
              <w:left w:val="single" w:sz="4" w:space="0" w:color="auto"/>
              <w:bottom w:val="single" w:sz="4" w:space="0" w:color="auto"/>
              <w:right w:val="single" w:sz="4" w:space="0" w:color="auto"/>
            </w:tcBorders>
          </w:tcPr>
          <w:p w14:paraId="5D7ECE1D" w14:textId="77777777" w:rsidR="00FB2367" w:rsidRPr="00B8651A" w:rsidRDefault="00FB2367" w:rsidP="009F1689">
            <w:pPr>
              <w:pStyle w:val="mdTblEntry"/>
              <w:keepNext w:val="0"/>
              <w:keepLines w:val="0"/>
              <w:widowControl w:val="0"/>
              <w:rPr>
                <w:sz w:val="18"/>
                <w:szCs w:val="18"/>
              </w:rPr>
            </w:pPr>
            <w:r w:rsidRPr="00B8651A">
              <w:rPr>
                <w:sz w:val="18"/>
                <w:szCs w:val="18"/>
              </w:rPr>
              <w:sym w:font="Symbol" w:char="F044"/>
            </w:r>
            <w:r w:rsidRPr="00B8651A">
              <w:rPr>
                <w:sz w:val="18"/>
                <w:szCs w:val="18"/>
              </w:rPr>
              <w:t xml:space="preserve"> AIC</w:t>
            </w:r>
            <w:r w:rsidR="00A91558" w:rsidRPr="00A91558">
              <w:rPr>
                <w:sz w:val="18"/>
                <w:szCs w:val="18"/>
                <w:vertAlign w:val="superscript"/>
              </w:rPr>
              <w:sym w:font="Symbol" w:char="F0A7"/>
            </w:r>
          </w:p>
        </w:tc>
      </w:tr>
      <w:tr w:rsidR="004E0386" w:rsidRPr="00B8651A" w14:paraId="16846239" w14:textId="77777777" w:rsidTr="000E188D">
        <w:trPr>
          <w:trHeight w:val="256"/>
        </w:trPr>
        <w:tc>
          <w:tcPr>
            <w:tcW w:w="846" w:type="dxa"/>
            <w:tcBorders>
              <w:top w:val="single" w:sz="4" w:space="0" w:color="auto"/>
              <w:left w:val="single" w:sz="4" w:space="0" w:color="auto"/>
              <w:bottom w:val="single" w:sz="4" w:space="0" w:color="auto"/>
              <w:right w:val="single" w:sz="4" w:space="0" w:color="auto"/>
            </w:tcBorders>
          </w:tcPr>
          <w:p w14:paraId="39B93687"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1</w:t>
            </w:r>
          </w:p>
        </w:tc>
        <w:tc>
          <w:tcPr>
            <w:tcW w:w="1512" w:type="dxa"/>
            <w:tcBorders>
              <w:top w:val="single" w:sz="4" w:space="0" w:color="auto"/>
              <w:left w:val="single" w:sz="4" w:space="0" w:color="auto"/>
              <w:bottom w:val="single" w:sz="4" w:space="0" w:color="auto"/>
              <w:right w:val="single" w:sz="4" w:space="0" w:color="auto"/>
            </w:tcBorders>
          </w:tcPr>
          <w:p w14:paraId="116D9C1B"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Weibull </w:t>
            </w:r>
          </w:p>
        </w:tc>
        <w:tc>
          <w:tcPr>
            <w:tcW w:w="1260" w:type="dxa"/>
            <w:tcBorders>
              <w:top w:val="single" w:sz="4" w:space="0" w:color="auto"/>
              <w:left w:val="single" w:sz="4" w:space="0" w:color="auto"/>
              <w:bottom w:val="single" w:sz="4" w:space="0" w:color="auto"/>
              <w:right w:val="single" w:sz="4" w:space="0" w:color="auto"/>
            </w:tcBorders>
          </w:tcPr>
          <w:p w14:paraId="350A8117"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6F071B8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7EB90C5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3461.39</w:t>
            </w:r>
          </w:p>
        </w:tc>
        <w:tc>
          <w:tcPr>
            <w:tcW w:w="900" w:type="dxa"/>
            <w:tcBorders>
              <w:top w:val="single" w:sz="4" w:space="0" w:color="auto"/>
              <w:left w:val="single" w:sz="4" w:space="0" w:color="auto"/>
              <w:bottom w:val="single" w:sz="4" w:space="0" w:color="auto"/>
              <w:right w:val="single" w:sz="4" w:space="0" w:color="auto"/>
            </w:tcBorders>
          </w:tcPr>
          <w:p w14:paraId="1C1C8709" w14:textId="77777777" w:rsidR="00FB2367" w:rsidRPr="00B8651A" w:rsidRDefault="00B034AB"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0D7514C0" w14:textId="77777777" w:rsidR="00FB2367" w:rsidRPr="00B8651A" w:rsidRDefault="00FB2367" w:rsidP="009F1689">
            <w:pPr>
              <w:pStyle w:val="mdTblEntry"/>
              <w:keepNext w:val="0"/>
              <w:keepLines w:val="0"/>
              <w:widowControl w:val="0"/>
              <w:jc w:val="center"/>
              <w:rPr>
                <w:sz w:val="18"/>
                <w:szCs w:val="18"/>
              </w:rPr>
            </w:pPr>
            <w:r w:rsidRPr="00B8651A">
              <w:rPr>
                <w:sz w:val="18"/>
                <w:szCs w:val="18"/>
              </w:rPr>
              <w:t>5</w:t>
            </w:r>
          </w:p>
        </w:tc>
        <w:tc>
          <w:tcPr>
            <w:tcW w:w="900" w:type="dxa"/>
            <w:tcBorders>
              <w:top w:val="single" w:sz="4" w:space="0" w:color="auto"/>
              <w:left w:val="single" w:sz="4" w:space="0" w:color="auto"/>
              <w:bottom w:val="single" w:sz="4" w:space="0" w:color="auto"/>
              <w:right w:val="single" w:sz="4" w:space="0" w:color="auto"/>
            </w:tcBorders>
          </w:tcPr>
          <w:p w14:paraId="5FA9D13B"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3471.39</w:t>
            </w:r>
          </w:p>
        </w:tc>
        <w:tc>
          <w:tcPr>
            <w:tcW w:w="1134" w:type="dxa"/>
            <w:tcBorders>
              <w:top w:val="single" w:sz="4" w:space="0" w:color="auto"/>
              <w:left w:val="single" w:sz="4" w:space="0" w:color="auto"/>
              <w:bottom w:val="single" w:sz="4" w:space="0" w:color="auto"/>
              <w:right w:val="single" w:sz="4" w:space="0" w:color="auto"/>
            </w:tcBorders>
          </w:tcPr>
          <w:p w14:paraId="10CCA93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w:t>
            </w:r>
          </w:p>
        </w:tc>
      </w:tr>
      <w:tr w:rsidR="004E0386" w:rsidRPr="00B8651A" w14:paraId="60DD4573"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6FB8E3DE"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2</w:t>
            </w:r>
          </w:p>
        </w:tc>
        <w:tc>
          <w:tcPr>
            <w:tcW w:w="1512" w:type="dxa"/>
            <w:tcBorders>
              <w:top w:val="single" w:sz="4" w:space="0" w:color="auto"/>
              <w:left w:val="single" w:sz="4" w:space="0" w:color="auto"/>
              <w:bottom w:val="single" w:sz="4" w:space="0" w:color="auto"/>
              <w:right w:val="single" w:sz="4" w:space="0" w:color="auto"/>
            </w:tcBorders>
          </w:tcPr>
          <w:p w14:paraId="230AC093"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6E8A83D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Emax</w:t>
            </w:r>
          </w:p>
        </w:tc>
        <w:tc>
          <w:tcPr>
            <w:tcW w:w="1440" w:type="dxa"/>
            <w:tcBorders>
              <w:top w:val="single" w:sz="4" w:space="0" w:color="auto"/>
              <w:left w:val="single" w:sz="4" w:space="0" w:color="auto"/>
              <w:bottom w:val="single" w:sz="4" w:space="0" w:color="auto"/>
              <w:right w:val="single" w:sz="4" w:space="0" w:color="auto"/>
            </w:tcBorders>
          </w:tcPr>
          <w:p w14:paraId="52F1CBE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2127C791"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3536.46</w:t>
            </w:r>
          </w:p>
        </w:tc>
        <w:tc>
          <w:tcPr>
            <w:tcW w:w="900" w:type="dxa"/>
            <w:tcBorders>
              <w:top w:val="single" w:sz="4" w:space="0" w:color="auto"/>
              <w:left w:val="single" w:sz="4" w:space="0" w:color="auto"/>
              <w:bottom w:val="single" w:sz="4" w:space="0" w:color="auto"/>
              <w:right w:val="single" w:sz="4" w:space="0" w:color="auto"/>
            </w:tcBorders>
          </w:tcPr>
          <w:p w14:paraId="0E1FC212" w14:textId="77777777" w:rsidR="00FB2367" w:rsidRPr="00B8651A" w:rsidRDefault="00625BE4" w:rsidP="009F1689">
            <w:pPr>
              <w:pStyle w:val="mdTblEntry"/>
              <w:keepNext w:val="0"/>
              <w:keepLines w:val="0"/>
              <w:widowControl w:val="0"/>
              <w:jc w:val="center"/>
              <w:rPr>
                <w:sz w:val="18"/>
                <w:szCs w:val="18"/>
              </w:rPr>
            </w:pPr>
            <w:r>
              <w:rPr>
                <w:sz w:val="18"/>
                <w:szCs w:val="18"/>
              </w:rPr>
              <w:t>+</w:t>
            </w:r>
            <w:r w:rsidR="00DC5C8B">
              <w:rPr>
                <w:sz w:val="18"/>
                <w:szCs w:val="18"/>
              </w:rPr>
              <w:t xml:space="preserve"> 75.07</w:t>
            </w:r>
            <w:r w:rsidR="00B413C5" w:rsidRPr="002150E0">
              <w:rPr>
                <w:sz w:val="18"/>
                <w:szCs w:val="18"/>
                <w:vertAlign w:val="superscript"/>
              </w:rPr>
              <w:sym w:font="Symbol" w:char="F0A8"/>
            </w:r>
            <w:r w:rsidR="00DC5C8B">
              <w:rPr>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14:paraId="7364EF72"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0242F07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3544.46</w:t>
            </w:r>
          </w:p>
        </w:tc>
        <w:tc>
          <w:tcPr>
            <w:tcW w:w="1134" w:type="dxa"/>
            <w:tcBorders>
              <w:top w:val="single" w:sz="4" w:space="0" w:color="auto"/>
              <w:left w:val="single" w:sz="4" w:space="0" w:color="auto"/>
              <w:bottom w:val="single" w:sz="4" w:space="0" w:color="auto"/>
              <w:right w:val="single" w:sz="4" w:space="0" w:color="auto"/>
            </w:tcBorders>
          </w:tcPr>
          <w:p w14:paraId="5D10997D" w14:textId="77777777" w:rsidR="00FB2367" w:rsidRPr="00B8651A" w:rsidRDefault="00FB2367" w:rsidP="009F1689">
            <w:pPr>
              <w:pStyle w:val="mdTblEntry"/>
              <w:keepNext w:val="0"/>
              <w:keepLines w:val="0"/>
              <w:widowControl w:val="0"/>
              <w:rPr>
                <w:sz w:val="18"/>
                <w:szCs w:val="18"/>
              </w:rPr>
            </w:pPr>
            <w:r w:rsidRPr="00B8651A">
              <w:rPr>
                <w:sz w:val="18"/>
                <w:szCs w:val="18"/>
              </w:rPr>
              <w:t xml:space="preserve">   + 73.07</w:t>
            </w:r>
          </w:p>
        </w:tc>
      </w:tr>
      <w:tr w:rsidR="004E0386" w:rsidRPr="00B8651A" w14:paraId="72DCAA36" w14:textId="77777777" w:rsidTr="000E188D">
        <w:trPr>
          <w:trHeight w:val="280"/>
        </w:trPr>
        <w:tc>
          <w:tcPr>
            <w:tcW w:w="846" w:type="dxa"/>
            <w:tcBorders>
              <w:top w:val="single" w:sz="4" w:space="0" w:color="auto"/>
              <w:left w:val="single" w:sz="4" w:space="0" w:color="auto"/>
              <w:bottom w:val="single" w:sz="4" w:space="0" w:color="auto"/>
              <w:right w:val="single" w:sz="4" w:space="0" w:color="auto"/>
            </w:tcBorders>
          </w:tcPr>
          <w:p w14:paraId="23BE32FB"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3</w:t>
            </w:r>
          </w:p>
        </w:tc>
        <w:tc>
          <w:tcPr>
            <w:tcW w:w="1512" w:type="dxa"/>
            <w:tcBorders>
              <w:top w:val="single" w:sz="4" w:space="0" w:color="auto"/>
              <w:left w:val="single" w:sz="4" w:space="0" w:color="auto"/>
              <w:bottom w:val="single" w:sz="4" w:space="0" w:color="auto"/>
              <w:right w:val="single" w:sz="4" w:space="0" w:color="auto"/>
            </w:tcBorders>
          </w:tcPr>
          <w:p w14:paraId="52B697BB"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41E7C4E3"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440" w:type="dxa"/>
            <w:tcBorders>
              <w:top w:val="single" w:sz="4" w:space="0" w:color="auto"/>
              <w:left w:val="single" w:sz="4" w:space="0" w:color="auto"/>
              <w:bottom w:val="single" w:sz="4" w:space="0" w:color="auto"/>
              <w:right w:val="single" w:sz="4" w:space="0" w:color="auto"/>
            </w:tcBorders>
          </w:tcPr>
          <w:p w14:paraId="73791E2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08863794"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3591.21</w:t>
            </w:r>
          </w:p>
        </w:tc>
        <w:tc>
          <w:tcPr>
            <w:tcW w:w="900" w:type="dxa"/>
            <w:tcBorders>
              <w:top w:val="single" w:sz="4" w:space="0" w:color="auto"/>
              <w:left w:val="single" w:sz="4" w:space="0" w:color="auto"/>
              <w:bottom w:val="single" w:sz="4" w:space="0" w:color="auto"/>
              <w:right w:val="single" w:sz="4" w:space="0" w:color="auto"/>
            </w:tcBorders>
          </w:tcPr>
          <w:p w14:paraId="200EDCD8"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753B072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748E8EA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3599.21</w:t>
            </w:r>
          </w:p>
        </w:tc>
        <w:tc>
          <w:tcPr>
            <w:tcW w:w="1134" w:type="dxa"/>
            <w:tcBorders>
              <w:top w:val="single" w:sz="4" w:space="0" w:color="auto"/>
              <w:left w:val="single" w:sz="4" w:space="0" w:color="auto"/>
              <w:bottom w:val="single" w:sz="4" w:space="0" w:color="auto"/>
              <w:right w:val="single" w:sz="4" w:space="0" w:color="auto"/>
            </w:tcBorders>
          </w:tcPr>
          <w:p w14:paraId="1C047A83"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+ 127.82</w:t>
            </w:r>
          </w:p>
        </w:tc>
      </w:tr>
      <w:tr w:rsidR="004E0386" w:rsidRPr="00B8651A" w14:paraId="2626260E"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167AC36B"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4</w:t>
            </w:r>
          </w:p>
        </w:tc>
        <w:tc>
          <w:tcPr>
            <w:tcW w:w="1512" w:type="dxa"/>
            <w:tcBorders>
              <w:top w:val="single" w:sz="4" w:space="0" w:color="auto"/>
              <w:left w:val="single" w:sz="4" w:space="0" w:color="auto"/>
              <w:bottom w:val="single" w:sz="4" w:space="0" w:color="auto"/>
              <w:right w:val="single" w:sz="4" w:space="0" w:color="auto"/>
            </w:tcBorders>
          </w:tcPr>
          <w:p w14:paraId="7EA7A5A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0089EF7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46B3E039"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7DADD58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3641.4</w:t>
            </w:r>
          </w:p>
        </w:tc>
        <w:tc>
          <w:tcPr>
            <w:tcW w:w="900" w:type="dxa"/>
            <w:tcBorders>
              <w:top w:val="single" w:sz="4" w:space="0" w:color="auto"/>
              <w:left w:val="single" w:sz="4" w:space="0" w:color="auto"/>
              <w:bottom w:val="single" w:sz="4" w:space="0" w:color="auto"/>
              <w:right w:val="single" w:sz="4" w:space="0" w:color="auto"/>
            </w:tcBorders>
          </w:tcPr>
          <w:p w14:paraId="10E68EA4"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50.19</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77FAEC56"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7049995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3647.40</w:t>
            </w:r>
          </w:p>
        </w:tc>
        <w:tc>
          <w:tcPr>
            <w:tcW w:w="1134" w:type="dxa"/>
            <w:tcBorders>
              <w:top w:val="single" w:sz="4" w:space="0" w:color="auto"/>
              <w:left w:val="single" w:sz="4" w:space="0" w:color="auto"/>
              <w:bottom w:val="single" w:sz="4" w:space="0" w:color="auto"/>
              <w:right w:val="single" w:sz="4" w:space="0" w:color="auto"/>
            </w:tcBorders>
          </w:tcPr>
          <w:p w14:paraId="528DD4B6"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+ 176.01</w:t>
            </w:r>
          </w:p>
        </w:tc>
      </w:tr>
      <w:tr w:rsidR="004E0386" w:rsidRPr="00B8651A" w14:paraId="7C7F55A5"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208EBC0F"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5</w:t>
            </w:r>
          </w:p>
        </w:tc>
        <w:tc>
          <w:tcPr>
            <w:tcW w:w="1512" w:type="dxa"/>
            <w:tcBorders>
              <w:top w:val="single" w:sz="4" w:space="0" w:color="auto"/>
              <w:left w:val="single" w:sz="4" w:space="0" w:color="auto"/>
              <w:bottom w:val="single" w:sz="4" w:space="0" w:color="auto"/>
              <w:right w:val="single" w:sz="4" w:space="0" w:color="auto"/>
            </w:tcBorders>
          </w:tcPr>
          <w:p w14:paraId="1ED13E2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14:paraId="5C4B1D1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48A6CB0D"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41C87C34"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4360.74</w:t>
            </w:r>
          </w:p>
        </w:tc>
        <w:tc>
          <w:tcPr>
            <w:tcW w:w="900" w:type="dxa"/>
            <w:tcBorders>
              <w:top w:val="single" w:sz="4" w:space="0" w:color="auto"/>
              <w:left w:val="single" w:sz="4" w:space="0" w:color="auto"/>
              <w:bottom w:val="single" w:sz="4" w:space="0" w:color="auto"/>
              <w:right w:val="single" w:sz="4" w:space="0" w:color="auto"/>
            </w:tcBorders>
          </w:tcPr>
          <w:p w14:paraId="43519F7F"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2D60A55A"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6FB43BD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4368.74</w:t>
            </w:r>
          </w:p>
        </w:tc>
        <w:tc>
          <w:tcPr>
            <w:tcW w:w="1134" w:type="dxa"/>
            <w:tcBorders>
              <w:top w:val="single" w:sz="4" w:space="0" w:color="auto"/>
              <w:left w:val="single" w:sz="4" w:space="0" w:color="auto"/>
              <w:bottom w:val="single" w:sz="4" w:space="0" w:color="auto"/>
              <w:right w:val="single" w:sz="4" w:space="0" w:color="auto"/>
            </w:tcBorders>
          </w:tcPr>
          <w:p w14:paraId="7068B89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+ 897.35</w:t>
            </w:r>
          </w:p>
        </w:tc>
      </w:tr>
      <w:tr w:rsidR="004E0386" w:rsidRPr="00B8651A" w14:paraId="1E0F5337"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3C058976"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6</w:t>
            </w:r>
          </w:p>
        </w:tc>
        <w:tc>
          <w:tcPr>
            <w:tcW w:w="1512" w:type="dxa"/>
            <w:tcBorders>
              <w:top w:val="single" w:sz="4" w:space="0" w:color="auto"/>
              <w:left w:val="single" w:sz="4" w:space="0" w:color="auto"/>
              <w:bottom w:val="single" w:sz="4" w:space="0" w:color="auto"/>
              <w:right w:val="single" w:sz="4" w:space="0" w:color="auto"/>
            </w:tcBorders>
          </w:tcPr>
          <w:p w14:paraId="3B774AB6"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6A79EF99"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62E9A55C"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3879A00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4375.12</w:t>
            </w:r>
          </w:p>
        </w:tc>
        <w:tc>
          <w:tcPr>
            <w:tcW w:w="900" w:type="dxa"/>
            <w:tcBorders>
              <w:top w:val="single" w:sz="4" w:space="0" w:color="auto"/>
              <w:left w:val="single" w:sz="4" w:space="0" w:color="auto"/>
              <w:bottom w:val="single" w:sz="4" w:space="0" w:color="auto"/>
              <w:right w:val="single" w:sz="4" w:space="0" w:color="auto"/>
            </w:tcBorders>
          </w:tcPr>
          <w:p w14:paraId="2CFCEBB6"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14.38</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7DEB5D4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4967A8BE"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4381.12</w:t>
            </w:r>
          </w:p>
        </w:tc>
        <w:tc>
          <w:tcPr>
            <w:tcW w:w="1134" w:type="dxa"/>
            <w:tcBorders>
              <w:top w:val="single" w:sz="4" w:space="0" w:color="auto"/>
              <w:left w:val="single" w:sz="4" w:space="0" w:color="auto"/>
              <w:bottom w:val="single" w:sz="4" w:space="0" w:color="auto"/>
              <w:right w:val="single" w:sz="4" w:space="0" w:color="auto"/>
            </w:tcBorders>
          </w:tcPr>
          <w:p w14:paraId="28C1636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+ 909.73</w:t>
            </w:r>
          </w:p>
        </w:tc>
      </w:tr>
      <w:tr w:rsidR="004E0386" w:rsidRPr="00B8651A" w14:paraId="3DD24276"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4CF834EE"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7</w:t>
            </w:r>
          </w:p>
        </w:tc>
        <w:tc>
          <w:tcPr>
            <w:tcW w:w="1512" w:type="dxa"/>
            <w:tcBorders>
              <w:top w:val="single" w:sz="4" w:space="0" w:color="auto"/>
              <w:left w:val="single" w:sz="4" w:space="0" w:color="auto"/>
              <w:bottom w:val="single" w:sz="4" w:space="0" w:color="auto"/>
              <w:right w:val="single" w:sz="4" w:space="0" w:color="auto"/>
            </w:tcBorders>
          </w:tcPr>
          <w:p w14:paraId="69136108"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277E5031"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33D72AF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6097096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4377.24</w:t>
            </w:r>
          </w:p>
        </w:tc>
        <w:tc>
          <w:tcPr>
            <w:tcW w:w="900" w:type="dxa"/>
            <w:tcBorders>
              <w:top w:val="single" w:sz="4" w:space="0" w:color="auto"/>
              <w:left w:val="single" w:sz="4" w:space="0" w:color="auto"/>
              <w:bottom w:val="single" w:sz="4" w:space="0" w:color="auto"/>
              <w:right w:val="single" w:sz="4" w:space="0" w:color="auto"/>
            </w:tcBorders>
          </w:tcPr>
          <w:p w14:paraId="1D51D5C5"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6782B65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1C9AF8C9"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4383.24</w:t>
            </w:r>
          </w:p>
        </w:tc>
        <w:tc>
          <w:tcPr>
            <w:tcW w:w="1134" w:type="dxa"/>
            <w:tcBorders>
              <w:top w:val="single" w:sz="4" w:space="0" w:color="auto"/>
              <w:left w:val="single" w:sz="4" w:space="0" w:color="auto"/>
              <w:bottom w:val="single" w:sz="4" w:space="0" w:color="auto"/>
              <w:right w:val="single" w:sz="4" w:space="0" w:color="auto"/>
            </w:tcBorders>
          </w:tcPr>
          <w:p w14:paraId="0046F92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+ 911.85</w:t>
            </w:r>
          </w:p>
        </w:tc>
      </w:tr>
      <w:tr w:rsidR="004E0386" w:rsidRPr="00B8651A" w14:paraId="2E33AA81" w14:textId="77777777" w:rsidTr="000E188D">
        <w:trPr>
          <w:trHeight w:val="145"/>
        </w:trPr>
        <w:tc>
          <w:tcPr>
            <w:tcW w:w="846" w:type="dxa"/>
            <w:tcBorders>
              <w:top w:val="single" w:sz="4" w:space="0" w:color="auto"/>
              <w:left w:val="single" w:sz="4" w:space="0" w:color="auto"/>
              <w:bottom w:val="single" w:sz="4" w:space="0" w:color="auto"/>
              <w:right w:val="single" w:sz="4" w:space="0" w:color="auto"/>
            </w:tcBorders>
          </w:tcPr>
          <w:p w14:paraId="464C8029"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8</w:t>
            </w:r>
          </w:p>
        </w:tc>
        <w:tc>
          <w:tcPr>
            <w:tcW w:w="1512" w:type="dxa"/>
            <w:tcBorders>
              <w:top w:val="single" w:sz="4" w:space="0" w:color="auto"/>
              <w:left w:val="single" w:sz="4" w:space="0" w:color="auto"/>
              <w:bottom w:val="single" w:sz="4" w:space="0" w:color="auto"/>
              <w:right w:val="single" w:sz="4" w:space="0" w:color="auto"/>
            </w:tcBorders>
          </w:tcPr>
          <w:p w14:paraId="7FDD7E35"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6F3FA4DF"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77A4F552"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0E6443C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4389.45</w:t>
            </w:r>
          </w:p>
        </w:tc>
        <w:tc>
          <w:tcPr>
            <w:tcW w:w="900" w:type="dxa"/>
            <w:tcBorders>
              <w:top w:val="single" w:sz="4" w:space="0" w:color="auto"/>
              <w:left w:val="single" w:sz="4" w:space="0" w:color="auto"/>
              <w:bottom w:val="single" w:sz="4" w:space="0" w:color="auto"/>
              <w:right w:val="single" w:sz="4" w:space="0" w:color="auto"/>
            </w:tcBorders>
          </w:tcPr>
          <w:p w14:paraId="3789D070"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12.21</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3D0E1EAC" w14:textId="77777777" w:rsidR="00FB2367" w:rsidRPr="00B8651A" w:rsidRDefault="00FB2367" w:rsidP="009F1689">
            <w:pPr>
              <w:pStyle w:val="mdTblEntry"/>
              <w:keepNext w:val="0"/>
              <w:keepLines w:val="0"/>
              <w:widowControl w:val="0"/>
              <w:jc w:val="center"/>
              <w:rPr>
                <w:sz w:val="18"/>
                <w:szCs w:val="18"/>
              </w:rPr>
            </w:pPr>
            <w:r w:rsidRPr="00B8651A">
              <w:rPr>
                <w:sz w:val="18"/>
                <w:szCs w:val="18"/>
              </w:rPr>
              <w:t>2</w:t>
            </w:r>
          </w:p>
        </w:tc>
        <w:tc>
          <w:tcPr>
            <w:tcW w:w="900" w:type="dxa"/>
            <w:tcBorders>
              <w:top w:val="single" w:sz="4" w:space="0" w:color="auto"/>
              <w:left w:val="single" w:sz="4" w:space="0" w:color="auto"/>
              <w:bottom w:val="single" w:sz="4" w:space="0" w:color="auto"/>
              <w:right w:val="single" w:sz="4" w:space="0" w:color="auto"/>
            </w:tcBorders>
          </w:tcPr>
          <w:p w14:paraId="61BB78FC"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4393.45</w:t>
            </w:r>
          </w:p>
        </w:tc>
        <w:tc>
          <w:tcPr>
            <w:tcW w:w="1134" w:type="dxa"/>
            <w:tcBorders>
              <w:top w:val="single" w:sz="4" w:space="0" w:color="auto"/>
              <w:left w:val="single" w:sz="4" w:space="0" w:color="auto"/>
              <w:bottom w:val="single" w:sz="4" w:space="0" w:color="auto"/>
              <w:right w:val="single" w:sz="4" w:space="0" w:color="auto"/>
            </w:tcBorders>
          </w:tcPr>
          <w:p w14:paraId="701D46D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+ 922.06</w:t>
            </w:r>
          </w:p>
        </w:tc>
      </w:tr>
      <w:tr w:rsidR="00A42EA5" w:rsidRPr="00B8651A" w14:paraId="7D857DA5" w14:textId="77777777" w:rsidTr="000E188D">
        <w:trPr>
          <w:trHeight w:val="280"/>
        </w:trPr>
        <w:tc>
          <w:tcPr>
            <w:tcW w:w="10332" w:type="dxa"/>
            <w:gridSpan w:val="9"/>
            <w:tcBorders>
              <w:top w:val="single" w:sz="4" w:space="0" w:color="auto"/>
            </w:tcBorders>
          </w:tcPr>
          <w:p w14:paraId="0F20EF35" w14:textId="77777777" w:rsidR="00A42EA5" w:rsidRPr="00A91558" w:rsidRDefault="00A42EA5" w:rsidP="00A91558">
            <w:pPr>
              <w:pStyle w:val="ListParagraph"/>
              <w:ind w:left="0"/>
              <w:rPr>
                <w:rFonts w:ascii="Times New Roman" w:hAnsi="Times New Roman" w:cs="Times New Roman"/>
                <w:sz w:val="16"/>
                <w:szCs w:val="16"/>
                <w:vertAlign w:val="superscript"/>
              </w:rPr>
            </w:pPr>
            <w:r w:rsidRPr="00A91558">
              <w:rPr>
                <w:rFonts w:ascii="Times New Roman" w:hAnsi="Times New Roman" w:cs="Times New Roman"/>
                <w:sz w:val="16"/>
                <w:szCs w:val="16"/>
                <w:vertAlign w:val="superscript"/>
              </w:rPr>
              <w:sym w:font="Symbol" w:char="F0AA"/>
            </w:r>
            <w:r w:rsidRPr="00A91558">
              <w:rPr>
                <w:rFonts w:ascii="Times New Roman" w:hAnsi="Times New Roman" w:cs="Times New Roman"/>
                <w:sz w:val="16"/>
                <w:szCs w:val="16"/>
              </w:rPr>
              <w:t>=Misspecified</w:t>
            </w:r>
            <w:r w:rsidR="002150E0" w:rsidRPr="00A91558">
              <w:rPr>
                <w:rFonts w:ascii="Times New Roman" w:hAnsi="Times New Roman" w:cs="Times New Roman"/>
                <w:sz w:val="16"/>
                <w:szCs w:val="16"/>
              </w:rPr>
              <w:t xml:space="preserve"> ; </w:t>
            </w:r>
            <w:r w:rsidR="002150E0" w:rsidRPr="00A91558">
              <w:rPr>
                <w:rFonts w:ascii="Times New Roman" w:hAnsi="Times New Roman" w:cs="Times New Roman"/>
                <w:sz w:val="16"/>
                <w:szCs w:val="16"/>
                <w:vertAlign w:val="superscript"/>
              </w:rPr>
              <w:sym w:font="Symbol" w:char="F0A8"/>
            </w:r>
            <w:r w:rsidR="002150E0" w:rsidRPr="00A91558">
              <w:rPr>
                <w:rFonts w:ascii="Times New Roman" w:hAnsi="Times New Roman" w:cs="Times New Roman"/>
                <w:sz w:val="16"/>
                <w:szCs w:val="16"/>
              </w:rPr>
              <w:t>= change in OFV as compared to the preceding</w:t>
            </w:r>
            <w:r w:rsidR="00A91558" w:rsidRPr="00A91558">
              <w:rPr>
                <w:rFonts w:ascii="Times New Roman" w:hAnsi="Times New Roman" w:cs="Times New Roman"/>
                <w:sz w:val="16"/>
                <w:szCs w:val="16"/>
              </w:rPr>
              <w:t xml:space="preserve"> scenario; </w:t>
            </w:r>
            <w:r w:rsidR="00A91558" w:rsidRPr="00A91558">
              <w:rPr>
                <w:rFonts w:ascii="Times New Roman" w:hAnsi="Times New Roman" w:cs="Times New Roman"/>
                <w:sz w:val="16"/>
                <w:szCs w:val="16"/>
                <w:vertAlign w:val="superscript"/>
              </w:rPr>
              <w:sym w:font="Symbol" w:char="F0A7"/>
            </w:r>
            <w:r w:rsidR="00A91558" w:rsidRPr="00A91558">
              <w:rPr>
                <w:rFonts w:ascii="Times New Roman" w:hAnsi="Times New Roman" w:cs="Times New Roman"/>
                <w:sz w:val="16"/>
                <w:szCs w:val="16"/>
              </w:rPr>
              <w:t xml:space="preserve"> = change in AIC as compared to scenario 1</w:t>
            </w:r>
          </w:p>
        </w:tc>
      </w:tr>
    </w:tbl>
    <w:p w14:paraId="05322865" w14:textId="77777777" w:rsidR="00EC3E42" w:rsidRDefault="009F1689" w:rsidP="00EC3E42">
      <w:pPr>
        <w:pStyle w:val="Heading3"/>
      </w:pPr>
      <w:r>
        <w:t xml:space="preserve"> </w:t>
      </w:r>
      <w:r w:rsidR="002C6723">
        <w:t>Table 4</w:t>
      </w:r>
      <w:r w:rsidR="00EC3E42">
        <w:t xml:space="preserve">: </w:t>
      </w:r>
      <w:r w:rsidR="0088190F">
        <w:t xml:space="preserve">Final parameter estimates </w:t>
      </w:r>
    </w:p>
    <w:tbl>
      <w:tblPr>
        <w:tblStyle w:val="TableGrid"/>
        <w:tblpPr w:leftFromText="180" w:rightFromText="180" w:vertAnchor="page" w:horzAnchor="margin" w:tblpY="5150"/>
        <w:tblW w:w="9576" w:type="dxa"/>
        <w:tblLook w:val="04A0" w:firstRow="1" w:lastRow="0" w:firstColumn="1" w:lastColumn="0" w:noHBand="0" w:noVBand="1"/>
        <w:tblPrChange w:id="5" w:author="Jonathan French" w:date="2017-11-18T09:51:00Z">
          <w:tblPr>
            <w:tblStyle w:val="TableGrid"/>
            <w:tblpPr w:leftFromText="180" w:rightFromText="180" w:vertAnchor="page" w:horzAnchor="margin" w:tblpY="5150"/>
            <w:tblW w:w="9576" w:type="dxa"/>
            <w:tblLook w:val="04A0" w:firstRow="1" w:lastRow="0" w:firstColumn="1" w:lastColumn="0" w:noHBand="0" w:noVBand="1"/>
          </w:tblPr>
        </w:tblPrChange>
      </w:tblPr>
      <w:tblGrid>
        <w:gridCol w:w="1438"/>
        <w:gridCol w:w="2050"/>
        <w:gridCol w:w="1517"/>
        <w:gridCol w:w="1527"/>
        <w:gridCol w:w="1527"/>
        <w:gridCol w:w="1517"/>
        <w:tblGridChange w:id="6">
          <w:tblGrid>
            <w:gridCol w:w="1438"/>
            <w:gridCol w:w="2050"/>
            <w:gridCol w:w="1517"/>
            <w:gridCol w:w="1527"/>
            <w:gridCol w:w="1527"/>
            <w:gridCol w:w="1517"/>
          </w:tblGrid>
        </w:tblGridChange>
      </w:tblGrid>
      <w:tr w:rsidR="009F1689" w:rsidRPr="00B8651A" w14:paraId="40C38337" w14:textId="77777777" w:rsidTr="00E13DE6">
        <w:trPr>
          <w:trHeight w:val="20"/>
          <w:trPrChange w:id="7" w:author="Jonathan French" w:date="2017-11-18T09:51:00Z">
            <w:trPr>
              <w:trHeight w:val="20"/>
            </w:trPr>
          </w:trPrChange>
        </w:trPr>
        <w:tc>
          <w:tcPr>
            <w:tcW w:w="1438" w:type="dxa"/>
            <w:vAlign w:val="center"/>
            <w:tcPrChange w:id="8" w:author="Jonathan French" w:date="2017-11-18T09:51:00Z">
              <w:tcPr>
                <w:tcW w:w="1008" w:type="dxa"/>
                <w:vAlign w:val="center"/>
              </w:tcPr>
            </w:tcPrChange>
          </w:tcPr>
          <w:p w14:paraId="70444B22" w14:textId="58901DFF" w:rsidR="009F1689" w:rsidRPr="00B8651A" w:rsidRDefault="009F1689" w:rsidP="009F1689">
            <w:pPr>
              <w:pStyle w:val="ListParagraph"/>
              <w:ind w:left="0"/>
              <w:jc w:val="center"/>
              <w:rPr>
                <w:rFonts w:ascii="Times New Roman" w:hAnsi="Times New Roman" w:cs="Times New Roman"/>
                <w:sz w:val="20"/>
                <w:szCs w:val="20"/>
              </w:rPr>
            </w:pPr>
            <w:del w:id="9" w:author="Jonathan French" w:date="2017-11-18T09:51:00Z">
              <w:r w:rsidRPr="00B8651A" w:rsidDel="00E13DE6">
                <w:rPr>
                  <w:rFonts w:ascii="Times New Roman" w:hAnsi="Times New Roman" w:cs="Times New Roman"/>
                  <w:sz w:val="20"/>
                  <w:szCs w:val="20"/>
                </w:rPr>
                <w:delText>Scenario</w:delText>
              </w:r>
            </w:del>
            <w:ins w:id="10" w:author="Jonathan French" w:date="2017-11-18T09:51:00Z">
              <w:r w:rsidR="00E13DE6">
                <w:rPr>
                  <w:rFonts w:ascii="Times New Roman" w:hAnsi="Times New Roman" w:cs="Times New Roman"/>
                  <w:sz w:val="20"/>
                  <w:szCs w:val="20"/>
                </w:rPr>
                <w:t>Model</w:t>
              </w:r>
            </w:ins>
          </w:p>
        </w:tc>
        <w:tc>
          <w:tcPr>
            <w:tcW w:w="2050" w:type="dxa"/>
            <w:vAlign w:val="center"/>
            <w:tcPrChange w:id="11" w:author="Jonathan French" w:date="2017-11-18T09:51:00Z">
              <w:tcPr>
                <w:tcW w:w="2184" w:type="dxa"/>
                <w:vAlign w:val="center"/>
              </w:tcPr>
            </w:tcPrChange>
          </w:tcPr>
          <w:p w14:paraId="07034A2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12" w:author="Jonathan French" w:date="2017-11-18T09:51:00Z">
              <w:tcPr>
                <w:tcW w:w="1596" w:type="dxa"/>
                <w:vAlign w:val="center"/>
              </w:tcPr>
            </w:tcPrChange>
          </w:tcPr>
          <w:p w14:paraId="24402B6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27" w:type="dxa"/>
            <w:vAlign w:val="center"/>
            <w:tcPrChange w:id="13" w:author="Jonathan French" w:date="2017-11-18T09:51:00Z">
              <w:tcPr>
                <w:tcW w:w="1596" w:type="dxa"/>
                <w:vAlign w:val="center"/>
              </w:tcPr>
            </w:tcPrChange>
          </w:tcPr>
          <w:p w14:paraId="4CCE16F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27" w:type="dxa"/>
            <w:vAlign w:val="center"/>
            <w:tcPrChange w:id="14" w:author="Jonathan French" w:date="2017-11-18T09:51:00Z">
              <w:tcPr>
                <w:tcW w:w="1596" w:type="dxa"/>
                <w:vAlign w:val="center"/>
              </w:tcPr>
            </w:tcPrChange>
          </w:tcPr>
          <w:p w14:paraId="1952CD1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17" w:type="dxa"/>
            <w:vAlign w:val="center"/>
            <w:tcPrChange w:id="15" w:author="Jonathan French" w:date="2017-11-18T09:51:00Z">
              <w:tcPr>
                <w:tcW w:w="1596" w:type="dxa"/>
                <w:vAlign w:val="center"/>
              </w:tcPr>
            </w:tcPrChange>
          </w:tcPr>
          <w:p w14:paraId="18925494"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r>
      <w:tr w:rsidR="009F1689" w:rsidRPr="00B8651A" w14:paraId="4BB3CECF" w14:textId="77777777" w:rsidTr="00E13DE6">
        <w:trPr>
          <w:trHeight w:val="20"/>
          <w:trPrChange w:id="16" w:author="Jonathan French" w:date="2017-11-18T09:51:00Z">
            <w:trPr>
              <w:trHeight w:val="20"/>
            </w:trPr>
          </w:trPrChange>
        </w:trPr>
        <w:tc>
          <w:tcPr>
            <w:tcW w:w="1438" w:type="dxa"/>
            <w:vAlign w:val="center"/>
            <w:tcPrChange w:id="17" w:author="Jonathan French" w:date="2017-11-18T09:51:00Z">
              <w:tcPr>
                <w:tcW w:w="1008" w:type="dxa"/>
                <w:vAlign w:val="center"/>
              </w:tcPr>
            </w:tcPrChange>
          </w:tcPr>
          <w:p w14:paraId="278D9977"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1</w:t>
            </w:r>
          </w:p>
        </w:tc>
        <w:tc>
          <w:tcPr>
            <w:tcW w:w="2050" w:type="dxa"/>
            <w:vAlign w:val="center"/>
            <w:tcPrChange w:id="18" w:author="Jonathan French" w:date="2017-11-18T09:51:00Z">
              <w:tcPr>
                <w:tcW w:w="2184" w:type="dxa"/>
                <w:vAlign w:val="center"/>
              </w:tcPr>
            </w:tcPrChange>
          </w:tcPr>
          <w:p w14:paraId="7E4544D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0.172526 (2.49)</w:t>
            </w:r>
          </w:p>
        </w:tc>
        <w:tc>
          <w:tcPr>
            <w:tcW w:w="1517" w:type="dxa"/>
            <w:vAlign w:val="center"/>
            <w:tcPrChange w:id="19" w:author="Jonathan French" w:date="2017-11-18T09:51:00Z">
              <w:tcPr>
                <w:tcW w:w="1596" w:type="dxa"/>
                <w:vAlign w:val="center"/>
              </w:tcPr>
            </w:tcPrChange>
          </w:tcPr>
          <w:p w14:paraId="426DF6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3.0792 (2.86)</w:t>
            </w:r>
          </w:p>
        </w:tc>
        <w:tc>
          <w:tcPr>
            <w:tcW w:w="1527" w:type="dxa"/>
            <w:vAlign w:val="center"/>
            <w:tcPrChange w:id="20" w:author="Jonathan French" w:date="2017-11-18T09:51:00Z">
              <w:tcPr>
                <w:tcW w:w="1596" w:type="dxa"/>
                <w:vAlign w:val="center"/>
              </w:tcPr>
            </w:tcPrChange>
          </w:tcPr>
          <w:p w14:paraId="0FA66B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-2.62873 (5.64)</w:t>
            </w:r>
          </w:p>
        </w:tc>
        <w:tc>
          <w:tcPr>
            <w:tcW w:w="1527" w:type="dxa"/>
            <w:vAlign w:val="center"/>
            <w:tcPrChange w:id="21" w:author="Jonathan French" w:date="2017-11-18T09:51:00Z">
              <w:tcPr>
                <w:tcW w:w="1596" w:type="dxa"/>
                <w:vAlign w:val="center"/>
              </w:tcPr>
            </w:tcPrChange>
          </w:tcPr>
          <w:p w14:paraId="7E86C1FA"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0.659553 (10.9)</w:t>
            </w:r>
          </w:p>
        </w:tc>
        <w:tc>
          <w:tcPr>
            <w:tcW w:w="1517" w:type="dxa"/>
            <w:tcBorders>
              <w:bottom w:val="single" w:sz="4" w:space="0" w:color="auto"/>
            </w:tcBorders>
            <w:vAlign w:val="center"/>
            <w:tcPrChange w:id="22" w:author="Jonathan French" w:date="2017-11-18T09:51:00Z">
              <w:tcPr>
                <w:tcW w:w="1596" w:type="dxa"/>
                <w:tcBorders>
                  <w:bottom w:val="single" w:sz="4" w:space="0" w:color="auto"/>
                </w:tcBorders>
                <w:vAlign w:val="center"/>
              </w:tcPr>
            </w:tcPrChange>
          </w:tcPr>
          <w:p w14:paraId="12CC891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1.71503 (17.7)</w:t>
            </w:r>
          </w:p>
        </w:tc>
      </w:tr>
      <w:tr w:rsidR="009F1689" w:rsidRPr="00B8651A" w14:paraId="73C38AB6" w14:textId="77777777" w:rsidTr="00E13DE6">
        <w:trPr>
          <w:trHeight w:val="20"/>
          <w:trPrChange w:id="23" w:author="Jonathan French" w:date="2017-11-18T09:51:00Z">
            <w:trPr>
              <w:trHeight w:val="20"/>
            </w:trPr>
          </w:trPrChange>
        </w:trPr>
        <w:tc>
          <w:tcPr>
            <w:tcW w:w="1438" w:type="dxa"/>
            <w:tcBorders>
              <w:bottom w:val="single" w:sz="4" w:space="0" w:color="auto"/>
            </w:tcBorders>
            <w:vAlign w:val="center"/>
            <w:tcPrChange w:id="24" w:author="Jonathan French" w:date="2017-11-18T09:51:00Z">
              <w:tcPr>
                <w:tcW w:w="1008" w:type="dxa"/>
                <w:tcBorders>
                  <w:bottom w:val="single" w:sz="4" w:space="0" w:color="auto"/>
                </w:tcBorders>
                <w:vAlign w:val="center"/>
              </w:tcPr>
            </w:tcPrChange>
          </w:tcPr>
          <w:p w14:paraId="4C11AF6B"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2</w:t>
            </w:r>
          </w:p>
        </w:tc>
        <w:tc>
          <w:tcPr>
            <w:tcW w:w="2050" w:type="dxa"/>
            <w:tcBorders>
              <w:bottom w:val="single" w:sz="4" w:space="0" w:color="auto"/>
            </w:tcBorders>
            <w:vAlign w:val="center"/>
            <w:tcPrChange w:id="25" w:author="Jonathan French" w:date="2017-11-18T09:51:00Z">
              <w:tcPr>
                <w:tcW w:w="2184" w:type="dxa"/>
                <w:tcBorders>
                  <w:bottom w:val="single" w:sz="4" w:space="0" w:color="auto"/>
                </w:tcBorders>
                <w:vAlign w:val="center"/>
              </w:tcPr>
            </w:tcPrChange>
          </w:tcPr>
          <w:p w14:paraId="5D837C0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0.188286 (2.48)</w:t>
            </w:r>
          </w:p>
        </w:tc>
        <w:tc>
          <w:tcPr>
            <w:tcW w:w="1517" w:type="dxa"/>
            <w:tcBorders>
              <w:bottom w:val="single" w:sz="4" w:space="0" w:color="auto"/>
            </w:tcBorders>
            <w:vAlign w:val="center"/>
            <w:tcPrChange w:id="26" w:author="Jonathan French" w:date="2017-11-18T09:51:00Z">
              <w:tcPr>
                <w:tcW w:w="1596" w:type="dxa"/>
                <w:tcBorders>
                  <w:bottom w:val="single" w:sz="4" w:space="0" w:color="auto"/>
                </w:tcBorders>
                <w:vAlign w:val="center"/>
              </w:tcPr>
            </w:tcPrChange>
          </w:tcPr>
          <w:p w14:paraId="18390DE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2.92451 (2.91)</w:t>
            </w:r>
          </w:p>
        </w:tc>
        <w:tc>
          <w:tcPr>
            <w:tcW w:w="1527" w:type="dxa"/>
            <w:tcBorders>
              <w:bottom w:val="single" w:sz="4" w:space="0" w:color="auto"/>
            </w:tcBorders>
            <w:vAlign w:val="center"/>
            <w:tcPrChange w:id="27" w:author="Jonathan French" w:date="2017-11-18T09:51:00Z">
              <w:tcPr>
                <w:tcW w:w="1596" w:type="dxa"/>
                <w:tcBorders>
                  <w:bottom w:val="single" w:sz="4" w:space="0" w:color="auto"/>
                </w:tcBorders>
                <w:vAlign w:val="center"/>
              </w:tcPr>
            </w:tcPrChange>
          </w:tcPr>
          <w:p w14:paraId="5FD8159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-2.53238 (6.38)</w:t>
            </w:r>
          </w:p>
        </w:tc>
        <w:tc>
          <w:tcPr>
            <w:tcW w:w="1527" w:type="dxa"/>
            <w:tcBorders>
              <w:bottom w:val="single" w:sz="4" w:space="0" w:color="auto"/>
            </w:tcBorders>
            <w:vAlign w:val="center"/>
            <w:tcPrChange w:id="28" w:author="Jonathan French" w:date="2017-11-18T09:51:00Z">
              <w:tcPr>
                <w:tcW w:w="1596" w:type="dxa"/>
                <w:tcBorders>
                  <w:bottom w:val="single" w:sz="4" w:space="0" w:color="auto"/>
                </w:tcBorders>
                <w:vAlign w:val="center"/>
              </w:tcPr>
            </w:tcPrChange>
          </w:tcPr>
          <w:p w14:paraId="7FC1092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17" w:type="dxa"/>
            <w:tcBorders>
              <w:bottom w:val="single" w:sz="4" w:space="0" w:color="auto"/>
            </w:tcBorders>
            <w:vAlign w:val="center"/>
            <w:tcPrChange w:id="29" w:author="Jonathan French" w:date="2017-11-18T09:51:00Z">
              <w:tcPr>
                <w:tcW w:w="1596" w:type="dxa"/>
                <w:tcBorders>
                  <w:bottom w:val="single" w:sz="4" w:space="0" w:color="auto"/>
                </w:tcBorders>
                <w:vAlign w:val="center"/>
              </w:tcPr>
            </w:tcPrChange>
          </w:tcPr>
          <w:p w14:paraId="2B8A4D48"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1.95034 (20.6)</w:t>
            </w:r>
          </w:p>
        </w:tc>
      </w:tr>
      <w:tr w:rsidR="009F1689" w:rsidRPr="00B8651A" w14:paraId="211CD2D9" w14:textId="77777777" w:rsidTr="00E13DE6">
        <w:trPr>
          <w:trHeight w:val="62"/>
          <w:trPrChange w:id="30" w:author="Jonathan French" w:date="2017-11-18T09:51:00Z">
            <w:trPr>
              <w:trHeight w:val="62"/>
            </w:trPr>
          </w:trPrChange>
        </w:trPr>
        <w:tc>
          <w:tcPr>
            <w:tcW w:w="8059" w:type="dxa"/>
            <w:gridSpan w:val="5"/>
            <w:tcBorders>
              <w:right w:val="nil"/>
            </w:tcBorders>
            <w:shd w:val="clear" w:color="auto" w:fill="808080" w:themeFill="background1" w:themeFillShade="80"/>
            <w:vAlign w:val="center"/>
            <w:tcPrChange w:id="31" w:author="Jonathan French" w:date="2017-11-18T09:51:00Z">
              <w:tcPr>
                <w:tcW w:w="7980" w:type="dxa"/>
                <w:gridSpan w:val="5"/>
                <w:tcBorders>
                  <w:right w:val="nil"/>
                </w:tcBorders>
                <w:shd w:val="clear" w:color="auto" w:fill="808080" w:themeFill="background1" w:themeFillShade="80"/>
                <w:vAlign w:val="center"/>
              </w:tcPr>
            </w:tcPrChange>
          </w:tcPr>
          <w:p w14:paraId="2FAD53DE"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1517" w:type="dxa"/>
            <w:vMerge w:val="restart"/>
            <w:tcBorders>
              <w:top w:val="single" w:sz="4" w:space="0" w:color="auto"/>
              <w:left w:val="nil"/>
              <w:bottom w:val="nil"/>
              <w:right w:val="single" w:sz="4" w:space="0" w:color="auto"/>
            </w:tcBorders>
            <w:shd w:val="clear" w:color="auto" w:fill="808080" w:themeFill="background1" w:themeFillShade="80"/>
            <w:vAlign w:val="center"/>
            <w:tcPrChange w:id="32" w:author="Jonathan French" w:date="2017-11-18T09:51:00Z">
              <w:tcPr>
                <w:tcW w:w="1596" w:type="dxa"/>
                <w:vMerge w:val="restart"/>
                <w:tcBorders>
                  <w:top w:val="single" w:sz="4" w:space="0" w:color="auto"/>
                  <w:left w:val="nil"/>
                  <w:bottom w:val="nil"/>
                  <w:right w:val="single" w:sz="4" w:space="0" w:color="auto"/>
                </w:tcBorders>
                <w:shd w:val="clear" w:color="auto" w:fill="808080" w:themeFill="background1" w:themeFillShade="80"/>
                <w:vAlign w:val="center"/>
              </w:tcPr>
            </w:tcPrChange>
          </w:tcPr>
          <w:p w14:paraId="277726EB" w14:textId="77777777"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14:paraId="36A28675" w14:textId="77777777" w:rsidTr="00E13DE6">
        <w:trPr>
          <w:trHeight w:val="20"/>
          <w:trPrChange w:id="33" w:author="Jonathan French" w:date="2017-11-18T09:51:00Z">
            <w:trPr>
              <w:trHeight w:val="20"/>
            </w:trPr>
          </w:trPrChange>
        </w:trPr>
        <w:tc>
          <w:tcPr>
            <w:tcW w:w="1438" w:type="dxa"/>
            <w:vAlign w:val="center"/>
            <w:tcPrChange w:id="34" w:author="Jonathan French" w:date="2017-11-18T09:51:00Z">
              <w:tcPr>
                <w:tcW w:w="1008" w:type="dxa"/>
                <w:vAlign w:val="center"/>
              </w:tcPr>
            </w:tcPrChange>
          </w:tcPr>
          <w:p w14:paraId="69D1A1A0" w14:textId="609CEF81" w:rsidR="009F1689" w:rsidRPr="00B8651A" w:rsidRDefault="009F1689" w:rsidP="009F1689">
            <w:pPr>
              <w:pStyle w:val="ListParagraph"/>
              <w:ind w:left="0"/>
              <w:jc w:val="center"/>
              <w:rPr>
                <w:rFonts w:ascii="Times New Roman" w:hAnsi="Times New Roman" w:cs="Times New Roman"/>
                <w:sz w:val="20"/>
                <w:szCs w:val="20"/>
              </w:rPr>
            </w:pPr>
            <w:del w:id="35" w:author="Jonathan French" w:date="2017-11-18T09:51:00Z">
              <w:r w:rsidRPr="00B8651A" w:rsidDel="00E13DE6">
                <w:rPr>
                  <w:rFonts w:ascii="Times New Roman" w:hAnsi="Times New Roman" w:cs="Times New Roman"/>
                  <w:sz w:val="20"/>
                  <w:szCs w:val="20"/>
                </w:rPr>
                <w:delText>Scenario</w:delText>
              </w:r>
            </w:del>
            <w:ins w:id="36" w:author="Jonathan French" w:date="2017-11-18T09:51:00Z">
              <w:r w:rsidR="00E13DE6">
                <w:rPr>
                  <w:rFonts w:ascii="Times New Roman" w:hAnsi="Times New Roman" w:cs="Times New Roman"/>
                  <w:sz w:val="20"/>
                  <w:szCs w:val="20"/>
                </w:rPr>
                <w:t>Model</w:t>
              </w:r>
            </w:ins>
          </w:p>
        </w:tc>
        <w:tc>
          <w:tcPr>
            <w:tcW w:w="2050" w:type="dxa"/>
            <w:vAlign w:val="center"/>
            <w:tcPrChange w:id="37" w:author="Jonathan French" w:date="2017-11-18T09:51:00Z">
              <w:tcPr>
                <w:tcW w:w="2184" w:type="dxa"/>
                <w:vAlign w:val="center"/>
              </w:tcPr>
            </w:tcPrChange>
          </w:tcPr>
          <w:p w14:paraId="2A326C5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38" w:author="Jonathan French" w:date="2017-11-18T09:51:00Z">
              <w:tcPr>
                <w:tcW w:w="1596" w:type="dxa"/>
                <w:vAlign w:val="center"/>
              </w:tcPr>
            </w:tcPrChange>
          </w:tcPr>
          <w:p w14:paraId="6B72163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27" w:type="dxa"/>
            <w:vAlign w:val="center"/>
            <w:tcPrChange w:id="39" w:author="Jonathan French" w:date="2017-11-18T09:51:00Z">
              <w:tcPr>
                <w:tcW w:w="1596" w:type="dxa"/>
                <w:vAlign w:val="center"/>
              </w:tcPr>
            </w:tcPrChange>
          </w:tcPr>
          <w:p w14:paraId="12CA73E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40" w:author="Jonathan French" w:date="2017-11-18T09:51:00Z">
              <w:tcPr>
                <w:tcW w:w="1596" w:type="dxa"/>
                <w:tcBorders>
                  <w:right w:val="single" w:sz="4" w:space="0" w:color="auto"/>
                </w:tcBorders>
                <w:vAlign w:val="center"/>
              </w:tcPr>
            </w:tcPrChange>
          </w:tcPr>
          <w:p w14:paraId="7BCD229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41"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07B49AC7"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5FBFF03C" w14:textId="77777777" w:rsidTr="00E13DE6">
        <w:trPr>
          <w:trHeight w:val="20"/>
          <w:trPrChange w:id="42" w:author="Jonathan French" w:date="2017-11-18T09:51:00Z">
            <w:trPr>
              <w:trHeight w:val="20"/>
            </w:trPr>
          </w:trPrChange>
        </w:trPr>
        <w:tc>
          <w:tcPr>
            <w:tcW w:w="1438" w:type="dxa"/>
            <w:vAlign w:val="center"/>
            <w:tcPrChange w:id="43" w:author="Jonathan French" w:date="2017-11-18T09:51:00Z">
              <w:tcPr>
                <w:tcW w:w="1008" w:type="dxa"/>
                <w:vAlign w:val="center"/>
              </w:tcPr>
            </w:tcPrChange>
          </w:tcPr>
          <w:p w14:paraId="140CF8E5"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3</w:t>
            </w:r>
          </w:p>
        </w:tc>
        <w:tc>
          <w:tcPr>
            <w:tcW w:w="2050" w:type="dxa"/>
            <w:vAlign w:val="center"/>
            <w:tcPrChange w:id="44" w:author="Jonathan French" w:date="2017-11-18T09:51:00Z">
              <w:tcPr>
                <w:tcW w:w="2184" w:type="dxa"/>
                <w:vAlign w:val="center"/>
              </w:tcPr>
            </w:tcPrChange>
          </w:tcPr>
          <w:p w14:paraId="50B51A1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0.141607 (2.31)</w:t>
            </w:r>
          </w:p>
        </w:tc>
        <w:tc>
          <w:tcPr>
            <w:tcW w:w="1517" w:type="dxa"/>
            <w:vAlign w:val="center"/>
            <w:tcPrChange w:id="45" w:author="Jonathan French" w:date="2017-11-18T09:51:00Z">
              <w:tcPr>
                <w:tcW w:w="1596" w:type="dxa"/>
                <w:vAlign w:val="center"/>
              </w:tcPr>
            </w:tcPrChange>
          </w:tcPr>
          <w:p w14:paraId="4EB7E23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2.77476 (2.78)</w:t>
            </w:r>
          </w:p>
        </w:tc>
        <w:tc>
          <w:tcPr>
            <w:tcW w:w="1527" w:type="dxa"/>
            <w:vAlign w:val="center"/>
            <w:tcPrChange w:id="46" w:author="Jonathan French" w:date="2017-11-18T09:51:00Z">
              <w:tcPr>
                <w:tcW w:w="1596" w:type="dxa"/>
                <w:vAlign w:val="center"/>
              </w:tcPr>
            </w:tcPrChange>
          </w:tcPr>
          <w:p w14:paraId="7F6D3DD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-0.15368 (7.33)</w:t>
            </w:r>
          </w:p>
        </w:tc>
        <w:tc>
          <w:tcPr>
            <w:tcW w:w="1527" w:type="dxa"/>
            <w:tcBorders>
              <w:right w:val="single" w:sz="4" w:space="0" w:color="auto"/>
            </w:tcBorders>
            <w:vAlign w:val="center"/>
            <w:tcPrChange w:id="47" w:author="Jonathan French" w:date="2017-11-18T09:51:00Z">
              <w:tcPr>
                <w:tcW w:w="1596" w:type="dxa"/>
                <w:tcBorders>
                  <w:right w:val="single" w:sz="4" w:space="0" w:color="auto"/>
                </w:tcBorders>
                <w:vAlign w:val="center"/>
              </w:tcPr>
            </w:tcPrChange>
          </w:tcPr>
          <w:p w14:paraId="1CEABC0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0.53017 (14.3)</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48"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743CE8E8" w14:textId="77777777" w:rsidR="009F1689" w:rsidRPr="00B8651A" w:rsidRDefault="009F1689" w:rsidP="009F1689">
            <w:pPr>
              <w:pStyle w:val="mdTblEntry"/>
              <w:keepNext w:val="0"/>
              <w:keepLines w:val="0"/>
              <w:widowControl w:val="0"/>
              <w:jc w:val="center"/>
            </w:pPr>
          </w:p>
        </w:tc>
      </w:tr>
      <w:tr w:rsidR="009F1689" w:rsidRPr="00B8651A" w14:paraId="7E9F5006" w14:textId="77777777" w:rsidTr="00E13DE6">
        <w:trPr>
          <w:trHeight w:val="20"/>
          <w:trPrChange w:id="49" w:author="Jonathan French" w:date="2017-11-18T09:51:00Z">
            <w:trPr>
              <w:trHeight w:val="20"/>
            </w:trPr>
          </w:trPrChange>
        </w:trPr>
        <w:tc>
          <w:tcPr>
            <w:tcW w:w="1438" w:type="dxa"/>
            <w:tcBorders>
              <w:bottom w:val="single" w:sz="4" w:space="0" w:color="auto"/>
            </w:tcBorders>
            <w:vAlign w:val="center"/>
            <w:tcPrChange w:id="50" w:author="Jonathan French" w:date="2017-11-18T09:51:00Z">
              <w:tcPr>
                <w:tcW w:w="1008" w:type="dxa"/>
                <w:tcBorders>
                  <w:bottom w:val="single" w:sz="4" w:space="0" w:color="auto"/>
                </w:tcBorders>
                <w:vAlign w:val="center"/>
              </w:tcPr>
            </w:tcPrChange>
          </w:tcPr>
          <w:p w14:paraId="6170139F"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4</w:t>
            </w:r>
          </w:p>
        </w:tc>
        <w:tc>
          <w:tcPr>
            <w:tcW w:w="2050" w:type="dxa"/>
            <w:tcBorders>
              <w:bottom w:val="single" w:sz="4" w:space="0" w:color="auto"/>
            </w:tcBorders>
            <w:vAlign w:val="center"/>
            <w:tcPrChange w:id="51" w:author="Jonathan French" w:date="2017-11-18T09:51:00Z">
              <w:tcPr>
                <w:tcW w:w="2184" w:type="dxa"/>
                <w:tcBorders>
                  <w:bottom w:val="single" w:sz="4" w:space="0" w:color="auto"/>
                </w:tcBorders>
                <w:vAlign w:val="center"/>
              </w:tcPr>
            </w:tcPrChange>
          </w:tcPr>
          <w:p w14:paraId="23ADB53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0.155109 (1.93)</w:t>
            </w:r>
          </w:p>
        </w:tc>
        <w:tc>
          <w:tcPr>
            <w:tcW w:w="1517" w:type="dxa"/>
            <w:tcBorders>
              <w:bottom w:val="single" w:sz="4" w:space="0" w:color="auto"/>
            </w:tcBorders>
            <w:vAlign w:val="center"/>
            <w:tcPrChange w:id="52" w:author="Jonathan French" w:date="2017-11-18T09:51:00Z">
              <w:tcPr>
                <w:tcW w:w="1596" w:type="dxa"/>
                <w:tcBorders>
                  <w:bottom w:val="single" w:sz="4" w:space="0" w:color="auto"/>
                </w:tcBorders>
                <w:vAlign w:val="center"/>
              </w:tcPr>
            </w:tcPrChange>
          </w:tcPr>
          <w:p w14:paraId="5A0D115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2.69197 (2.84)</w:t>
            </w:r>
          </w:p>
        </w:tc>
        <w:tc>
          <w:tcPr>
            <w:tcW w:w="1527" w:type="dxa"/>
            <w:tcBorders>
              <w:bottom w:val="single" w:sz="4" w:space="0" w:color="auto"/>
            </w:tcBorders>
            <w:vAlign w:val="center"/>
            <w:tcPrChange w:id="53" w:author="Jonathan French" w:date="2017-11-18T09:51:00Z">
              <w:tcPr>
                <w:tcW w:w="1596" w:type="dxa"/>
                <w:tcBorders>
                  <w:bottom w:val="single" w:sz="4" w:space="0" w:color="auto"/>
                </w:tcBorders>
                <w:vAlign w:val="center"/>
              </w:tcPr>
            </w:tcPrChange>
          </w:tcPr>
          <w:p w14:paraId="425FDA3A"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-0.15072 (7.41)</w:t>
            </w:r>
          </w:p>
        </w:tc>
        <w:tc>
          <w:tcPr>
            <w:tcW w:w="1527" w:type="dxa"/>
            <w:tcBorders>
              <w:bottom w:val="single" w:sz="4" w:space="0" w:color="auto"/>
              <w:right w:val="single" w:sz="4" w:space="0" w:color="auto"/>
            </w:tcBorders>
            <w:vAlign w:val="center"/>
            <w:tcPrChange w:id="54" w:author="Jonathan French" w:date="2017-11-18T09:51:00Z">
              <w:tcPr>
                <w:tcW w:w="1596" w:type="dxa"/>
                <w:tcBorders>
                  <w:bottom w:val="single" w:sz="4" w:space="0" w:color="auto"/>
                  <w:right w:val="single" w:sz="4" w:space="0" w:color="auto"/>
                </w:tcBorders>
                <w:vAlign w:val="center"/>
              </w:tcPr>
            </w:tcPrChange>
          </w:tcPr>
          <w:p w14:paraId="7243BAC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55"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2B628BF0" w14:textId="77777777" w:rsidR="009F1689" w:rsidRPr="00B8651A" w:rsidRDefault="009F1689" w:rsidP="009F1689">
            <w:pPr>
              <w:pStyle w:val="mdTblEntry"/>
              <w:keepNext w:val="0"/>
              <w:keepLines w:val="0"/>
              <w:widowControl w:val="0"/>
              <w:jc w:val="center"/>
            </w:pPr>
          </w:p>
        </w:tc>
      </w:tr>
      <w:tr w:rsidR="009F1689" w:rsidRPr="00B8651A" w14:paraId="0F9A037B" w14:textId="77777777" w:rsidTr="00E13DE6">
        <w:trPr>
          <w:trHeight w:val="20"/>
          <w:trPrChange w:id="56" w:author="Jonathan French" w:date="2017-11-18T09:51:00Z">
            <w:trPr>
              <w:trHeight w:val="20"/>
            </w:trPr>
          </w:trPrChange>
        </w:trPr>
        <w:tc>
          <w:tcPr>
            <w:tcW w:w="8059" w:type="dxa"/>
            <w:gridSpan w:val="5"/>
            <w:tcBorders>
              <w:right w:val="nil"/>
            </w:tcBorders>
            <w:shd w:val="clear" w:color="auto" w:fill="808080" w:themeFill="background1" w:themeFillShade="80"/>
            <w:vAlign w:val="center"/>
            <w:tcPrChange w:id="57" w:author="Jonathan French" w:date="2017-11-18T09:51:00Z">
              <w:tcPr>
                <w:tcW w:w="7980" w:type="dxa"/>
                <w:gridSpan w:val="5"/>
                <w:tcBorders>
                  <w:right w:val="nil"/>
                </w:tcBorders>
                <w:shd w:val="clear" w:color="auto" w:fill="808080" w:themeFill="background1" w:themeFillShade="80"/>
                <w:vAlign w:val="center"/>
              </w:tcPr>
            </w:tcPrChange>
          </w:tcPr>
          <w:p w14:paraId="40CDEE37"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1517" w:type="dxa"/>
            <w:vMerge/>
            <w:tcBorders>
              <w:top w:val="nil"/>
              <w:left w:val="nil"/>
              <w:bottom w:val="nil"/>
              <w:right w:val="single" w:sz="4" w:space="0" w:color="auto"/>
            </w:tcBorders>
            <w:shd w:val="clear" w:color="auto" w:fill="808080" w:themeFill="background1" w:themeFillShade="80"/>
            <w:vAlign w:val="center"/>
            <w:tcPrChange w:id="58" w:author="Jonathan French" w:date="2017-11-18T09:51:00Z">
              <w:tcPr>
                <w:tcW w:w="1596" w:type="dxa"/>
                <w:vMerge/>
                <w:tcBorders>
                  <w:top w:val="nil"/>
                  <w:left w:val="nil"/>
                  <w:bottom w:val="nil"/>
                  <w:right w:val="single" w:sz="4" w:space="0" w:color="auto"/>
                </w:tcBorders>
                <w:shd w:val="clear" w:color="auto" w:fill="808080" w:themeFill="background1" w:themeFillShade="80"/>
                <w:vAlign w:val="center"/>
              </w:tcPr>
            </w:tcPrChange>
          </w:tcPr>
          <w:p w14:paraId="37388D85" w14:textId="77777777"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14:paraId="3AD38E4E" w14:textId="77777777" w:rsidTr="00E13DE6">
        <w:trPr>
          <w:trHeight w:val="20"/>
          <w:trPrChange w:id="59" w:author="Jonathan French" w:date="2017-11-18T09:51:00Z">
            <w:trPr>
              <w:trHeight w:val="20"/>
            </w:trPr>
          </w:trPrChange>
        </w:trPr>
        <w:tc>
          <w:tcPr>
            <w:tcW w:w="1438" w:type="dxa"/>
            <w:vAlign w:val="center"/>
            <w:tcPrChange w:id="60" w:author="Jonathan French" w:date="2017-11-18T09:51:00Z">
              <w:tcPr>
                <w:tcW w:w="1008" w:type="dxa"/>
                <w:vAlign w:val="center"/>
              </w:tcPr>
            </w:tcPrChange>
          </w:tcPr>
          <w:p w14:paraId="22844932" w14:textId="2143C750" w:rsidR="009F1689" w:rsidRPr="00B8651A" w:rsidRDefault="009F1689" w:rsidP="009F1689">
            <w:pPr>
              <w:pStyle w:val="ListParagraph"/>
              <w:ind w:left="0"/>
              <w:jc w:val="center"/>
              <w:rPr>
                <w:rFonts w:ascii="Times New Roman" w:hAnsi="Times New Roman" w:cs="Times New Roman"/>
                <w:sz w:val="20"/>
                <w:szCs w:val="20"/>
              </w:rPr>
            </w:pPr>
            <w:del w:id="61" w:author="Jonathan French" w:date="2017-11-18T09:51:00Z">
              <w:r w:rsidRPr="00B8651A" w:rsidDel="00E13DE6">
                <w:rPr>
                  <w:rFonts w:ascii="Times New Roman" w:hAnsi="Times New Roman" w:cs="Times New Roman"/>
                  <w:sz w:val="20"/>
                  <w:szCs w:val="20"/>
                </w:rPr>
                <w:delText>Scenario</w:delText>
              </w:r>
            </w:del>
            <w:ins w:id="62" w:author="Jonathan French" w:date="2017-11-18T09:51:00Z">
              <w:r w:rsidR="00E13DE6">
                <w:rPr>
                  <w:rFonts w:ascii="Times New Roman" w:hAnsi="Times New Roman" w:cs="Times New Roman"/>
                  <w:sz w:val="20"/>
                  <w:szCs w:val="20"/>
                </w:rPr>
                <w:t>Model</w:t>
              </w:r>
            </w:ins>
          </w:p>
        </w:tc>
        <w:tc>
          <w:tcPr>
            <w:tcW w:w="2050" w:type="dxa"/>
            <w:vAlign w:val="center"/>
            <w:tcPrChange w:id="63" w:author="Jonathan French" w:date="2017-11-18T09:51:00Z">
              <w:tcPr>
                <w:tcW w:w="2184" w:type="dxa"/>
                <w:vAlign w:val="center"/>
              </w:tcPr>
            </w:tcPrChange>
          </w:tcPr>
          <w:p w14:paraId="47F8CFE4"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64" w:author="Jonathan French" w:date="2017-11-18T09:51:00Z">
              <w:tcPr>
                <w:tcW w:w="1596" w:type="dxa"/>
                <w:vAlign w:val="center"/>
              </w:tcPr>
            </w:tcPrChange>
          </w:tcPr>
          <w:p w14:paraId="2F4C37A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27" w:type="dxa"/>
            <w:vAlign w:val="center"/>
            <w:tcPrChange w:id="65" w:author="Jonathan French" w:date="2017-11-18T09:51:00Z">
              <w:tcPr>
                <w:tcW w:w="1596" w:type="dxa"/>
                <w:vAlign w:val="center"/>
              </w:tcPr>
            </w:tcPrChange>
          </w:tcPr>
          <w:p w14:paraId="1A006CC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66" w:author="Jonathan French" w:date="2017-11-18T09:51:00Z">
              <w:tcPr>
                <w:tcW w:w="1596" w:type="dxa"/>
                <w:tcBorders>
                  <w:right w:val="single" w:sz="4" w:space="0" w:color="auto"/>
                </w:tcBorders>
                <w:vAlign w:val="center"/>
              </w:tcPr>
            </w:tcPrChange>
          </w:tcPr>
          <w:p w14:paraId="1D5A8123"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67"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3418E9F1"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7F5249F4" w14:textId="77777777" w:rsidTr="00E13DE6">
        <w:trPr>
          <w:trHeight w:val="20"/>
          <w:trPrChange w:id="68" w:author="Jonathan French" w:date="2017-11-18T09:51:00Z">
            <w:trPr>
              <w:trHeight w:val="20"/>
            </w:trPr>
          </w:trPrChange>
        </w:trPr>
        <w:tc>
          <w:tcPr>
            <w:tcW w:w="1438" w:type="dxa"/>
            <w:tcBorders>
              <w:bottom w:val="single" w:sz="4" w:space="0" w:color="auto"/>
            </w:tcBorders>
            <w:vAlign w:val="center"/>
            <w:tcPrChange w:id="69" w:author="Jonathan French" w:date="2017-11-18T09:51:00Z">
              <w:tcPr>
                <w:tcW w:w="1008" w:type="dxa"/>
                <w:tcBorders>
                  <w:bottom w:val="single" w:sz="4" w:space="0" w:color="auto"/>
                </w:tcBorders>
                <w:vAlign w:val="center"/>
              </w:tcPr>
            </w:tcPrChange>
          </w:tcPr>
          <w:p w14:paraId="61071250"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5</w:t>
            </w:r>
          </w:p>
        </w:tc>
        <w:tc>
          <w:tcPr>
            <w:tcW w:w="2050" w:type="dxa"/>
            <w:tcBorders>
              <w:bottom w:val="single" w:sz="4" w:space="0" w:color="auto"/>
            </w:tcBorders>
            <w:vAlign w:val="center"/>
            <w:tcPrChange w:id="70" w:author="Jonathan French" w:date="2017-11-18T09:51:00Z">
              <w:tcPr>
                <w:tcW w:w="2184" w:type="dxa"/>
                <w:tcBorders>
                  <w:bottom w:val="single" w:sz="4" w:space="0" w:color="auto"/>
                </w:tcBorders>
                <w:vAlign w:val="center"/>
              </w:tcPr>
            </w:tcPrChange>
          </w:tcPr>
          <w:p w14:paraId="675667F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0.183195 (3.14)</w:t>
            </w:r>
          </w:p>
        </w:tc>
        <w:tc>
          <w:tcPr>
            <w:tcW w:w="1517" w:type="dxa"/>
            <w:tcBorders>
              <w:bottom w:val="single" w:sz="4" w:space="0" w:color="auto"/>
            </w:tcBorders>
            <w:vAlign w:val="center"/>
            <w:tcPrChange w:id="71" w:author="Jonathan French" w:date="2017-11-18T09:51:00Z">
              <w:tcPr>
                <w:tcW w:w="1596" w:type="dxa"/>
                <w:tcBorders>
                  <w:bottom w:val="single" w:sz="4" w:space="0" w:color="auto"/>
                </w:tcBorders>
                <w:vAlign w:val="center"/>
              </w:tcPr>
            </w:tcPrChange>
          </w:tcPr>
          <w:p w14:paraId="78DE836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-1.08699 (8.43)</w:t>
            </w:r>
          </w:p>
        </w:tc>
        <w:tc>
          <w:tcPr>
            <w:tcW w:w="1527" w:type="dxa"/>
            <w:tcBorders>
              <w:bottom w:val="single" w:sz="4" w:space="0" w:color="auto"/>
            </w:tcBorders>
            <w:vAlign w:val="center"/>
            <w:tcPrChange w:id="72" w:author="Jonathan French" w:date="2017-11-18T09:51:00Z">
              <w:tcPr>
                <w:tcW w:w="1596" w:type="dxa"/>
                <w:tcBorders>
                  <w:bottom w:val="single" w:sz="4" w:space="0" w:color="auto"/>
                </w:tcBorders>
                <w:vAlign w:val="center"/>
              </w:tcPr>
            </w:tcPrChange>
          </w:tcPr>
          <w:p w14:paraId="0B650EF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0.280871 (12)</w:t>
            </w:r>
          </w:p>
        </w:tc>
        <w:tc>
          <w:tcPr>
            <w:tcW w:w="1527" w:type="dxa"/>
            <w:tcBorders>
              <w:bottom w:val="single" w:sz="4" w:space="0" w:color="auto"/>
              <w:right w:val="single" w:sz="4" w:space="0" w:color="auto"/>
            </w:tcBorders>
            <w:vAlign w:val="center"/>
            <w:tcPrChange w:id="73" w:author="Jonathan French" w:date="2017-11-18T09:51:00Z">
              <w:tcPr>
                <w:tcW w:w="1596" w:type="dxa"/>
                <w:tcBorders>
                  <w:bottom w:val="single" w:sz="4" w:space="0" w:color="auto"/>
                  <w:right w:val="single" w:sz="4" w:space="0" w:color="auto"/>
                </w:tcBorders>
                <w:vAlign w:val="center"/>
              </w:tcPr>
            </w:tcPrChange>
          </w:tcPr>
          <w:p w14:paraId="3EFC0B3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2.51839 (24.7)</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74"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664850D8" w14:textId="77777777" w:rsidR="009F1689" w:rsidRPr="00B8651A" w:rsidRDefault="009F1689" w:rsidP="009F1689">
            <w:pPr>
              <w:pStyle w:val="mdTblEntry"/>
              <w:keepNext w:val="0"/>
              <w:keepLines w:val="0"/>
              <w:widowControl w:val="0"/>
              <w:jc w:val="center"/>
            </w:pPr>
          </w:p>
        </w:tc>
      </w:tr>
      <w:tr w:rsidR="009F1689" w:rsidRPr="00B8651A" w14:paraId="71D95931" w14:textId="77777777" w:rsidTr="00E13DE6">
        <w:trPr>
          <w:trHeight w:val="20"/>
          <w:trPrChange w:id="75" w:author="Jonathan French" w:date="2017-11-18T09:51:00Z">
            <w:trPr>
              <w:trHeight w:val="20"/>
            </w:trPr>
          </w:trPrChange>
        </w:trPr>
        <w:tc>
          <w:tcPr>
            <w:tcW w:w="1438" w:type="dxa"/>
            <w:tcBorders>
              <w:bottom w:val="single" w:sz="4" w:space="0" w:color="auto"/>
            </w:tcBorders>
            <w:vAlign w:val="center"/>
            <w:tcPrChange w:id="76" w:author="Jonathan French" w:date="2017-11-18T09:51:00Z">
              <w:tcPr>
                <w:tcW w:w="1008" w:type="dxa"/>
                <w:tcBorders>
                  <w:bottom w:val="single" w:sz="4" w:space="0" w:color="auto"/>
                </w:tcBorders>
                <w:vAlign w:val="center"/>
              </w:tcPr>
            </w:tcPrChange>
          </w:tcPr>
          <w:p w14:paraId="12EC0D87"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6</w:t>
            </w:r>
          </w:p>
        </w:tc>
        <w:tc>
          <w:tcPr>
            <w:tcW w:w="2050" w:type="dxa"/>
            <w:tcBorders>
              <w:bottom w:val="single" w:sz="4" w:space="0" w:color="auto"/>
            </w:tcBorders>
            <w:vAlign w:val="center"/>
            <w:tcPrChange w:id="77" w:author="Jonathan French" w:date="2017-11-18T09:51:00Z">
              <w:tcPr>
                <w:tcW w:w="2184" w:type="dxa"/>
                <w:tcBorders>
                  <w:bottom w:val="single" w:sz="4" w:space="0" w:color="auto"/>
                </w:tcBorders>
                <w:vAlign w:val="center"/>
              </w:tcPr>
            </w:tcPrChange>
          </w:tcPr>
          <w:p w14:paraId="04CFBF8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0.206994 (2.84)</w:t>
            </w:r>
          </w:p>
        </w:tc>
        <w:tc>
          <w:tcPr>
            <w:tcW w:w="1517" w:type="dxa"/>
            <w:tcBorders>
              <w:bottom w:val="single" w:sz="4" w:space="0" w:color="auto"/>
            </w:tcBorders>
            <w:vAlign w:val="center"/>
            <w:tcPrChange w:id="78" w:author="Jonathan French" w:date="2017-11-18T09:51:00Z">
              <w:tcPr>
                <w:tcW w:w="1596" w:type="dxa"/>
                <w:tcBorders>
                  <w:bottom w:val="single" w:sz="4" w:space="0" w:color="auto"/>
                </w:tcBorders>
                <w:vAlign w:val="center"/>
              </w:tcPr>
            </w:tcPrChange>
          </w:tcPr>
          <w:p w14:paraId="30F2419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-1.11486 (9.55)</w:t>
            </w:r>
          </w:p>
        </w:tc>
        <w:tc>
          <w:tcPr>
            <w:tcW w:w="1527" w:type="dxa"/>
            <w:tcBorders>
              <w:bottom w:val="single" w:sz="4" w:space="0" w:color="auto"/>
            </w:tcBorders>
            <w:vAlign w:val="center"/>
            <w:tcPrChange w:id="79" w:author="Jonathan French" w:date="2017-11-18T09:51:00Z">
              <w:tcPr>
                <w:tcW w:w="1596" w:type="dxa"/>
                <w:tcBorders>
                  <w:bottom w:val="single" w:sz="4" w:space="0" w:color="auto"/>
                </w:tcBorders>
                <w:vAlign w:val="center"/>
              </w:tcPr>
            </w:tcPrChange>
          </w:tcPr>
          <w:p w14:paraId="58CBA25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27" w:type="dxa"/>
            <w:tcBorders>
              <w:bottom w:val="single" w:sz="4" w:space="0" w:color="auto"/>
              <w:right w:val="single" w:sz="4" w:space="0" w:color="auto"/>
            </w:tcBorders>
            <w:vAlign w:val="center"/>
            <w:tcPrChange w:id="80" w:author="Jonathan French" w:date="2017-11-18T09:51:00Z">
              <w:tcPr>
                <w:tcW w:w="1596" w:type="dxa"/>
                <w:tcBorders>
                  <w:bottom w:val="single" w:sz="4" w:space="0" w:color="auto"/>
                  <w:right w:val="single" w:sz="4" w:space="0" w:color="auto"/>
                </w:tcBorders>
                <w:vAlign w:val="center"/>
              </w:tcPr>
            </w:tcPrChange>
          </w:tcPr>
          <w:p w14:paraId="171EAA1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2.8877 (27.7)</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81"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0E6FCB5D" w14:textId="77777777" w:rsidR="009F1689" w:rsidRPr="00B8651A" w:rsidRDefault="009F1689" w:rsidP="009F1689">
            <w:pPr>
              <w:pStyle w:val="mdTblEntry"/>
              <w:keepNext w:val="0"/>
              <w:keepLines w:val="0"/>
              <w:widowControl w:val="0"/>
              <w:jc w:val="center"/>
            </w:pPr>
          </w:p>
        </w:tc>
      </w:tr>
      <w:tr w:rsidR="009F1689" w:rsidRPr="00B8651A" w14:paraId="765A763E" w14:textId="77777777" w:rsidTr="00E13DE6">
        <w:trPr>
          <w:trHeight w:val="20"/>
          <w:trPrChange w:id="82" w:author="Jonathan French" w:date="2017-11-18T09:51:00Z">
            <w:trPr>
              <w:trHeight w:val="20"/>
            </w:trPr>
          </w:trPrChange>
        </w:trPr>
        <w:tc>
          <w:tcPr>
            <w:tcW w:w="6532" w:type="dxa"/>
            <w:gridSpan w:val="4"/>
            <w:tcBorders>
              <w:right w:val="nil"/>
            </w:tcBorders>
            <w:shd w:val="clear" w:color="auto" w:fill="808080" w:themeFill="background1" w:themeFillShade="80"/>
            <w:vAlign w:val="center"/>
            <w:tcPrChange w:id="83" w:author="Jonathan French" w:date="2017-11-18T09:51:00Z">
              <w:tcPr>
                <w:tcW w:w="6384" w:type="dxa"/>
                <w:gridSpan w:val="4"/>
                <w:tcBorders>
                  <w:right w:val="nil"/>
                </w:tcBorders>
                <w:shd w:val="clear" w:color="auto" w:fill="808080" w:themeFill="background1" w:themeFillShade="80"/>
                <w:vAlign w:val="center"/>
              </w:tcPr>
            </w:tcPrChange>
          </w:tcPr>
          <w:p w14:paraId="3A3FA5A9"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3044" w:type="dxa"/>
            <w:gridSpan w:val="2"/>
            <w:vMerge w:val="restart"/>
            <w:tcBorders>
              <w:top w:val="nil"/>
              <w:left w:val="nil"/>
              <w:bottom w:val="nil"/>
              <w:right w:val="single" w:sz="4" w:space="0" w:color="auto"/>
            </w:tcBorders>
            <w:shd w:val="clear" w:color="auto" w:fill="808080" w:themeFill="background1" w:themeFillShade="80"/>
            <w:vAlign w:val="center"/>
            <w:tcPrChange w:id="84" w:author="Jonathan French" w:date="2017-11-18T09:51:00Z">
              <w:tcPr>
                <w:tcW w:w="3192" w:type="dxa"/>
                <w:gridSpan w:val="2"/>
                <w:vMerge w:val="restart"/>
                <w:tcBorders>
                  <w:top w:val="nil"/>
                  <w:left w:val="nil"/>
                  <w:bottom w:val="nil"/>
                  <w:right w:val="single" w:sz="4" w:space="0" w:color="auto"/>
                </w:tcBorders>
                <w:shd w:val="clear" w:color="auto" w:fill="808080" w:themeFill="background1" w:themeFillShade="80"/>
                <w:vAlign w:val="center"/>
              </w:tcPr>
            </w:tcPrChange>
          </w:tcPr>
          <w:p w14:paraId="36C31DC9" w14:textId="77777777" w:rsidR="009F1689" w:rsidRPr="009C29C8" w:rsidRDefault="009F1689" w:rsidP="009F1689">
            <w:pPr>
              <w:jc w:val="center"/>
              <w:rPr>
                <w:rFonts w:ascii="Times New Roman" w:hAnsi="Times New Roman" w:cs="Times New Roman"/>
                <w:color w:val="000000"/>
                <w:sz w:val="8"/>
                <w:szCs w:val="8"/>
                <w:lang w:eastAsia="zh-CN" w:bidi="th-TH"/>
              </w:rPr>
            </w:pPr>
          </w:p>
        </w:tc>
      </w:tr>
      <w:tr w:rsidR="009F1689" w:rsidRPr="00B8651A" w14:paraId="6915C9F0" w14:textId="77777777" w:rsidTr="00E13DE6">
        <w:trPr>
          <w:trHeight w:val="20"/>
          <w:trPrChange w:id="85" w:author="Jonathan French" w:date="2017-11-18T09:51:00Z">
            <w:trPr>
              <w:trHeight w:val="20"/>
            </w:trPr>
          </w:trPrChange>
        </w:trPr>
        <w:tc>
          <w:tcPr>
            <w:tcW w:w="1438" w:type="dxa"/>
            <w:vAlign w:val="center"/>
            <w:tcPrChange w:id="86" w:author="Jonathan French" w:date="2017-11-18T09:51:00Z">
              <w:tcPr>
                <w:tcW w:w="1008" w:type="dxa"/>
                <w:vAlign w:val="center"/>
              </w:tcPr>
            </w:tcPrChange>
          </w:tcPr>
          <w:p w14:paraId="07771AA5" w14:textId="19D396CF" w:rsidR="009F1689" w:rsidRPr="00B8651A" w:rsidRDefault="009F1689" w:rsidP="009F1689">
            <w:pPr>
              <w:pStyle w:val="ListParagraph"/>
              <w:ind w:left="0"/>
              <w:jc w:val="center"/>
              <w:rPr>
                <w:rFonts w:ascii="Times New Roman" w:hAnsi="Times New Roman" w:cs="Times New Roman"/>
                <w:sz w:val="20"/>
                <w:szCs w:val="20"/>
              </w:rPr>
            </w:pPr>
            <w:del w:id="87" w:author="Jonathan French" w:date="2017-11-18T09:51:00Z">
              <w:r w:rsidRPr="00B8651A" w:rsidDel="00E13DE6">
                <w:rPr>
                  <w:rFonts w:ascii="Times New Roman" w:hAnsi="Times New Roman" w:cs="Times New Roman"/>
                  <w:sz w:val="20"/>
                  <w:szCs w:val="20"/>
                </w:rPr>
                <w:delText>Scenario</w:delText>
              </w:r>
            </w:del>
            <w:ins w:id="88" w:author="Jonathan French" w:date="2017-11-18T09:51:00Z">
              <w:r w:rsidR="00E13DE6">
                <w:rPr>
                  <w:rFonts w:ascii="Times New Roman" w:hAnsi="Times New Roman" w:cs="Times New Roman"/>
                  <w:sz w:val="20"/>
                  <w:szCs w:val="20"/>
                </w:rPr>
                <w:t>Model</w:t>
              </w:r>
            </w:ins>
          </w:p>
        </w:tc>
        <w:tc>
          <w:tcPr>
            <w:tcW w:w="2050" w:type="dxa"/>
            <w:vAlign w:val="center"/>
            <w:tcPrChange w:id="89" w:author="Jonathan French" w:date="2017-11-18T09:51:00Z">
              <w:tcPr>
                <w:tcW w:w="2184" w:type="dxa"/>
                <w:vAlign w:val="center"/>
              </w:tcPr>
            </w:tcPrChange>
          </w:tcPr>
          <w:p w14:paraId="7F45D1A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90" w:author="Jonathan French" w:date="2017-11-18T09:51:00Z">
              <w:tcPr>
                <w:tcW w:w="1596" w:type="dxa"/>
                <w:vAlign w:val="center"/>
              </w:tcPr>
            </w:tcPrChange>
          </w:tcPr>
          <w:p w14:paraId="3487F55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91" w:author="Jonathan French" w:date="2017-11-18T09:51:00Z">
              <w:tcPr>
                <w:tcW w:w="1596" w:type="dxa"/>
                <w:tcBorders>
                  <w:right w:val="single" w:sz="4" w:space="0" w:color="auto"/>
                </w:tcBorders>
                <w:vAlign w:val="center"/>
              </w:tcPr>
            </w:tcPrChange>
          </w:tcPr>
          <w:p w14:paraId="5EDBDB2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3044" w:type="dxa"/>
            <w:gridSpan w:val="2"/>
            <w:vMerge/>
            <w:tcBorders>
              <w:top w:val="nil"/>
              <w:left w:val="single" w:sz="4" w:space="0" w:color="auto"/>
              <w:bottom w:val="nil"/>
              <w:right w:val="single" w:sz="4" w:space="0" w:color="auto"/>
            </w:tcBorders>
            <w:shd w:val="clear" w:color="auto" w:fill="808080" w:themeFill="background1" w:themeFillShade="80"/>
            <w:vAlign w:val="center"/>
            <w:tcPrChange w:id="92" w:author="Jonathan French" w:date="2017-11-18T09:51:00Z">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tcPrChange>
          </w:tcPr>
          <w:p w14:paraId="33734B20"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0BB85132" w14:textId="77777777" w:rsidTr="00E13DE6">
        <w:trPr>
          <w:trHeight w:val="20"/>
          <w:trPrChange w:id="93" w:author="Jonathan French" w:date="2017-11-18T09:51:00Z">
            <w:trPr>
              <w:trHeight w:val="20"/>
            </w:trPr>
          </w:trPrChange>
        </w:trPr>
        <w:tc>
          <w:tcPr>
            <w:tcW w:w="1438" w:type="dxa"/>
            <w:vAlign w:val="center"/>
            <w:tcPrChange w:id="94" w:author="Jonathan French" w:date="2017-11-18T09:51:00Z">
              <w:tcPr>
                <w:tcW w:w="1008" w:type="dxa"/>
                <w:vAlign w:val="center"/>
              </w:tcPr>
            </w:tcPrChange>
          </w:tcPr>
          <w:p w14:paraId="03F0E8B0"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7</w:t>
            </w:r>
          </w:p>
        </w:tc>
        <w:tc>
          <w:tcPr>
            <w:tcW w:w="2050" w:type="dxa"/>
            <w:vAlign w:val="center"/>
            <w:tcPrChange w:id="95" w:author="Jonathan French" w:date="2017-11-18T09:51:00Z">
              <w:tcPr>
                <w:tcW w:w="2184" w:type="dxa"/>
                <w:vAlign w:val="center"/>
              </w:tcPr>
            </w:tcPrChange>
          </w:tcPr>
          <w:p w14:paraId="4C1B5C03"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0.151581 (3.04)</w:t>
            </w:r>
          </w:p>
        </w:tc>
        <w:tc>
          <w:tcPr>
            <w:tcW w:w="1517" w:type="dxa"/>
            <w:vAlign w:val="center"/>
            <w:tcPrChange w:id="96" w:author="Jonathan French" w:date="2017-11-18T09:51:00Z">
              <w:tcPr>
                <w:tcW w:w="1596" w:type="dxa"/>
                <w:vAlign w:val="center"/>
              </w:tcPr>
            </w:tcPrChange>
          </w:tcPr>
          <w:p w14:paraId="50A5C22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-0.06807 (8.36)</w:t>
            </w:r>
          </w:p>
        </w:tc>
        <w:tc>
          <w:tcPr>
            <w:tcW w:w="1527" w:type="dxa"/>
            <w:tcBorders>
              <w:right w:val="single" w:sz="4" w:space="0" w:color="auto"/>
            </w:tcBorders>
            <w:vAlign w:val="center"/>
            <w:tcPrChange w:id="97" w:author="Jonathan French" w:date="2017-11-18T09:51:00Z">
              <w:tcPr>
                <w:tcW w:w="1596" w:type="dxa"/>
                <w:tcBorders>
                  <w:right w:val="single" w:sz="4" w:space="0" w:color="auto"/>
                </w:tcBorders>
                <w:vAlign w:val="center"/>
              </w:tcPr>
            </w:tcPrChange>
          </w:tcPr>
          <w:p w14:paraId="0215E43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0.257723 (13.7)</w:t>
            </w:r>
          </w:p>
        </w:tc>
        <w:tc>
          <w:tcPr>
            <w:tcW w:w="3044" w:type="dxa"/>
            <w:gridSpan w:val="2"/>
            <w:vMerge/>
            <w:tcBorders>
              <w:top w:val="nil"/>
              <w:left w:val="single" w:sz="4" w:space="0" w:color="auto"/>
              <w:bottom w:val="nil"/>
              <w:right w:val="single" w:sz="4" w:space="0" w:color="auto"/>
            </w:tcBorders>
            <w:shd w:val="clear" w:color="auto" w:fill="808080" w:themeFill="background1" w:themeFillShade="80"/>
            <w:vAlign w:val="center"/>
            <w:tcPrChange w:id="98" w:author="Jonathan French" w:date="2017-11-18T09:51:00Z">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tcPrChange>
          </w:tcPr>
          <w:p w14:paraId="1CE1564C" w14:textId="77777777" w:rsidR="009F1689" w:rsidRPr="00B8651A" w:rsidRDefault="009F1689" w:rsidP="009F1689">
            <w:pPr>
              <w:pStyle w:val="mdTblEntry"/>
              <w:keepNext w:val="0"/>
              <w:keepLines w:val="0"/>
              <w:widowControl w:val="0"/>
              <w:jc w:val="center"/>
            </w:pPr>
          </w:p>
        </w:tc>
      </w:tr>
      <w:tr w:rsidR="009F1689" w:rsidRPr="00B8651A" w14:paraId="24CE6BA4" w14:textId="77777777" w:rsidTr="00E13DE6">
        <w:trPr>
          <w:trHeight w:val="20"/>
          <w:trPrChange w:id="99" w:author="Jonathan French" w:date="2017-11-18T09:51:00Z">
            <w:trPr>
              <w:trHeight w:val="20"/>
            </w:trPr>
          </w:trPrChange>
        </w:trPr>
        <w:tc>
          <w:tcPr>
            <w:tcW w:w="1438" w:type="dxa"/>
            <w:tcBorders>
              <w:bottom w:val="single" w:sz="4" w:space="0" w:color="auto"/>
            </w:tcBorders>
            <w:vAlign w:val="center"/>
            <w:tcPrChange w:id="100" w:author="Jonathan French" w:date="2017-11-18T09:51:00Z">
              <w:tcPr>
                <w:tcW w:w="1008" w:type="dxa"/>
                <w:tcBorders>
                  <w:bottom w:val="single" w:sz="4" w:space="0" w:color="auto"/>
                </w:tcBorders>
                <w:vAlign w:val="center"/>
              </w:tcPr>
            </w:tcPrChange>
          </w:tcPr>
          <w:p w14:paraId="390F9C65"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8</w:t>
            </w:r>
          </w:p>
        </w:tc>
        <w:tc>
          <w:tcPr>
            <w:tcW w:w="2050" w:type="dxa"/>
            <w:tcBorders>
              <w:bottom w:val="single" w:sz="4" w:space="0" w:color="auto"/>
            </w:tcBorders>
            <w:vAlign w:val="center"/>
            <w:tcPrChange w:id="101" w:author="Jonathan French" w:date="2017-11-18T09:51:00Z">
              <w:tcPr>
                <w:tcW w:w="2184" w:type="dxa"/>
                <w:tcBorders>
                  <w:bottom w:val="single" w:sz="4" w:space="0" w:color="auto"/>
                </w:tcBorders>
                <w:vAlign w:val="center"/>
              </w:tcPr>
            </w:tcPrChange>
          </w:tcPr>
          <w:p w14:paraId="26EF8F2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0.171995 (2.31)</w:t>
            </w:r>
          </w:p>
        </w:tc>
        <w:tc>
          <w:tcPr>
            <w:tcW w:w="1517" w:type="dxa"/>
            <w:tcBorders>
              <w:bottom w:val="single" w:sz="4" w:space="0" w:color="auto"/>
            </w:tcBorders>
            <w:vAlign w:val="center"/>
            <w:tcPrChange w:id="102" w:author="Jonathan French" w:date="2017-11-18T09:51:00Z">
              <w:tcPr>
                <w:tcW w:w="1596" w:type="dxa"/>
                <w:tcBorders>
                  <w:bottom w:val="single" w:sz="4" w:space="0" w:color="auto"/>
                </w:tcBorders>
                <w:vAlign w:val="center"/>
              </w:tcPr>
            </w:tcPrChange>
          </w:tcPr>
          <w:p w14:paraId="4F52C6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-0.06885 (8.38)</w:t>
            </w:r>
          </w:p>
        </w:tc>
        <w:tc>
          <w:tcPr>
            <w:tcW w:w="1527" w:type="dxa"/>
            <w:tcBorders>
              <w:bottom w:val="single" w:sz="4" w:space="0" w:color="auto"/>
              <w:right w:val="single" w:sz="4" w:space="0" w:color="auto"/>
            </w:tcBorders>
            <w:vAlign w:val="center"/>
            <w:tcPrChange w:id="103" w:author="Jonathan French" w:date="2017-11-18T09:51:00Z">
              <w:tcPr>
                <w:tcW w:w="1596" w:type="dxa"/>
                <w:tcBorders>
                  <w:bottom w:val="single" w:sz="4" w:space="0" w:color="auto"/>
                  <w:right w:val="single" w:sz="4" w:space="0" w:color="auto"/>
                </w:tcBorders>
                <w:vAlign w:val="center"/>
              </w:tcPr>
            </w:tcPrChange>
          </w:tcPr>
          <w:p w14:paraId="35A60EB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3044"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Change w:id="104" w:author="Jonathan French" w:date="2017-11-18T09:51:00Z">
              <w:tcPr>
                <w:tcW w:w="3192"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
            </w:tcPrChange>
          </w:tcPr>
          <w:p w14:paraId="3E8F9185" w14:textId="77777777" w:rsidR="009F1689" w:rsidRPr="00B8651A" w:rsidRDefault="009F1689" w:rsidP="009F1689">
            <w:pPr>
              <w:pStyle w:val="mdTblEntry"/>
              <w:keepNext w:val="0"/>
              <w:keepLines w:val="0"/>
              <w:widowControl w:val="0"/>
              <w:jc w:val="center"/>
            </w:pPr>
          </w:p>
        </w:tc>
      </w:tr>
    </w:tbl>
    <w:p w14:paraId="1E0441A1" w14:textId="77777777" w:rsidR="00EC3E42" w:rsidRDefault="009F1689">
      <w:pPr>
        <w:spacing w:after="200" w:line="276" w:lineRule="auto"/>
      </w:pPr>
      <w:r>
        <w:t xml:space="preserve"> </w:t>
      </w:r>
      <w:r w:rsidR="00EC3E42">
        <w:br w:type="page"/>
      </w:r>
    </w:p>
    <w:p w14:paraId="2456892B" w14:textId="77777777" w:rsidR="00E122C2" w:rsidRPr="00E122C2" w:rsidRDefault="00E122C2" w:rsidP="00E122C2">
      <w:pPr>
        <w:sectPr w:rsidR="00E122C2" w:rsidRPr="00E122C2" w:rsidSect="000E466D">
          <w:pgSz w:w="12240" w:h="15840"/>
          <w:pgMar w:top="1440" w:right="1440" w:bottom="1440" w:left="1440" w:header="720" w:footer="720" w:gutter="0"/>
          <w:cols w:space="720"/>
          <w:docGrid w:linePitch="360"/>
        </w:sectPr>
      </w:pPr>
    </w:p>
    <w:p w14:paraId="26D8FBA2" w14:textId="77777777" w:rsidR="001A4B14" w:rsidRPr="00FB2F48" w:rsidRDefault="001A4B14" w:rsidP="00FB2F48">
      <w:pPr>
        <w:pStyle w:val="Heading2"/>
        <w:rPr>
          <w:color w:val="auto"/>
          <w:sz w:val="44"/>
          <w:szCs w:val="44"/>
        </w:rPr>
      </w:pPr>
      <w:r w:rsidRPr="00FB2F48">
        <w:rPr>
          <w:color w:val="auto"/>
          <w:sz w:val="44"/>
          <w:szCs w:val="44"/>
        </w:rPr>
        <w:lastRenderedPageBreak/>
        <w:t xml:space="preserve">Figures </w:t>
      </w:r>
    </w:p>
    <w:p w14:paraId="6D3A347D" w14:textId="77777777" w:rsidR="001A4B14" w:rsidRDefault="001A4B14" w:rsidP="00154FAF">
      <w:pPr>
        <w:pStyle w:val="Heading3"/>
      </w:pPr>
      <w:r w:rsidRPr="00B8651A">
        <w:t>Figure 1</w:t>
      </w:r>
      <w:r w:rsidR="00332FB9">
        <w:t>A</w:t>
      </w:r>
      <w:r w:rsidR="00412306">
        <w:t>:</w:t>
      </w:r>
      <w:r w:rsidR="009967AD">
        <w:t xml:space="preserve"> </w:t>
      </w:r>
      <w:r w:rsidR="00447AFE">
        <w:t xml:space="preserve">Censoring distribution </w:t>
      </w:r>
      <w:r w:rsidR="00A441B0">
        <w:t xml:space="preserve"> </w:t>
      </w:r>
    </w:p>
    <w:p w14:paraId="6CFC99EA" w14:textId="77777777" w:rsidR="00DA7E17" w:rsidRDefault="003108B5" w:rsidP="00DA7E17">
      <w:commentRangeStart w:id="105"/>
      <w:r>
        <w:rPr>
          <w:noProof/>
        </w:rPr>
        <w:drawing>
          <wp:inline distT="0" distB="0" distL="0" distR="0" wp14:anchorId="04F27138" wp14:editId="63EE1A07">
            <wp:extent cx="6519106" cy="4364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1.png"/>
                    <pic:cNvPicPr/>
                  </pic:nvPicPr>
                  <pic:blipFill rotWithShape="1">
                    <a:blip r:embed="rId11" cstate="print">
                      <a:extLst>
                        <a:ext uri="{28A0092B-C50C-407E-A947-70E740481C1C}">
                          <a14:useLocalDpi xmlns:a14="http://schemas.microsoft.com/office/drawing/2010/main" val="0"/>
                        </a:ext>
                      </a:extLst>
                    </a:blip>
                    <a:srcRect t="4347" b="1"/>
                    <a:stretch/>
                  </pic:blipFill>
                  <pic:spPr bwMode="auto">
                    <a:xfrm>
                      <a:off x="0" y="0"/>
                      <a:ext cx="6532709" cy="4374074"/>
                    </a:xfrm>
                    <a:prstGeom prst="rect">
                      <a:avLst/>
                    </a:prstGeom>
                    <a:ln>
                      <a:noFill/>
                    </a:ln>
                    <a:extLst>
                      <a:ext uri="{53640926-AAD7-44d8-BBD7-CCE9431645EC}">
                        <a14:shadowObscured xmlns:a14="http://schemas.microsoft.com/office/drawing/2010/main"/>
                      </a:ext>
                    </a:extLst>
                  </pic:spPr>
                </pic:pic>
              </a:graphicData>
            </a:graphic>
          </wp:inline>
        </w:drawing>
      </w:r>
      <w:commentRangeEnd w:id="105"/>
      <w:r w:rsidR="00FC6D4B">
        <w:rPr>
          <w:rStyle w:val="CommentReference"/>
          <w:rFonts w:eastAsiaTheme="minorEastAsia"/>
          <w:lang w:eastAsia="zh-CN" w:bidi="th-TH"/>
        </w:rPr>
        <w:commentReference w:id="105"/>
      </w:r>
    </w:p>
    <w:p w14:paraId="31A9A59D" w14:textId="77777777" w:rsidR="00DA7E17" w:rsidRDefault="00DA7E17" w:rsidP="006E0451">
      <w:pPr>
        <w:rPr>
          <w:rFonts w:ascii="Times New Roman" w:hAnsi="Times New Roman" w:cs="Times New Roman"/>
        </w:rPr>
      </w:pPr>
      <w:r w:rsidRPr="00A441B0">
        <w:rPr>
          <w:rFonts w:ascii="Times New Roman" w:hAnsi="Times New Roman" w:cs="Times New Roman"/>
        </w:rPr>
        <w:t xml:space="preserve">Figure 1A: </w:t>
      </w:r>
      <w:r w:rsidR="00A441B0">
        <w:rPr>
          <w:rFonts w:ascii="Times New Roman" w:hAnsi="Times New Roman" w:cs="Times New Roman"/>
        </w:rPr>
        <w:t>Time to event distribution.</w:t>
      </w:r>
      <w:r w:rsidR="00BF58EF">
        <w:rPr>
          <w:rFonts w:ascii="Times New Roman" w:hAnsi="Times New Roman" w:cs="Times New Roman"/>
        </w:rPr>
        <w:t xml:space="preserve"> The</w:t>
      </w:r>
      <w:r w:rsidR="00A441B0">
        <w:rPr>
          <w:rFonts w:ascii="Times New Roman" w:hAnsi="Times New Roman" w:cs="Times New Roman"/>
        </w:rPr>
        <w:t xml:space="preserve"> </w:t>
      </w:r>
      <w:r w:rsidR="00BF58EF">
        <w:rPr>
          <w:rFonts w:ascii="Times New Roman" w:hAnsi="Times New Roman" w:cs="Times New Roman"/>
        </w:rPr>
        <w:t>dashed red line represents</w:t>
      </w:r>
      <w:r w:rsidR="00404DE3">
        <w:rPr>
          <w:rFonts w:ascii="Times New Roman" w:hAnsi="Times New Roman" w:cs="Times New Roman"/>
        </w:rPr>
        <w:t xml:space="preserve"> </w:t>
      </w:r>
      <w:r w:rsidR="00B809CC">
        <w:rPr>
          <w:rFonts w:ascii="Times New Roman" w:hAnsi="Times New Roman" w:cs="Times New Roman"/>
        </w:rPr>
        <w:t>the median of the survival distribution. The dotted blue line</w:t>
      </w:r>
      <w:r w:rsidR="00BF58EF" w:rsidRPr="00BF58EF">
        <w:rPr>
          <w:rFonts w:ascii="Times New Roman" w:hAnsi="Times New Roman" w:cs="Times New Roman"/>
        </w:rPr>
        <w:t xml:space="preserve"> represent</w:t>
      </w:r>
      <w:r w:rsidR="00B809CC">
        <w:rPr>
          <w:rFonts w:ascii="Times New Roman" w:hAnsi="Times New Roman" w:cs="Times New Roman"/>
        </w:rPr>
        <w:t>s</w:t>
      </w:r>
      <w:r w:rsidR="00BF58EF" w:rsidRPr="00BF58EF">
        <w:rPr>
          <w:rFonts w:ascii="Times New Roman" w:hAnsi="Times New Roman" w:cs="Times New Roman"/>
        </w:rPr>
        <w:t xml:space="preserve"> </w:t>
      </w:r>
      <w:r w:rsidR="003108B5">
        <w:rPr>
          <w:rFonts w:ascii="Times New Roman" w:hAnsi="Times New Roman" w:cs="Times New Roman"/>
        </w:rPr>
        <w:t>week 2</w:t>
      </w:r>
      <w:r w:rsidR="00876A6D">
        <w:rPr>
          <w:rFonts w:ascii="Times New Roman" w:hAnsi="Times New Roman" w:cs="Times New Roman"/>
        </w:rPr>
        <w:t>1</w:t>
      </w:r>
      <w:r w:rsidR="006E0451">
        <w:rPr>
          <w:rFonts w:ascii="Times New Roman" w:hAnsi="Times New Roman" w:cs="Times New Roman"/>
        </w:rPr>
        <w:t xml:space="preserve">. </w:t>
      </w:r>
    </w:p>
    <w:p w14:paraId="54433866" w14:textId="77777777" w:rsidR="00BF0031" w:rsidRDefault="00BF0031" w:rsidP="006E0451">
      <w:pPr>
        <w:rPr>
          <w:rFonts w:ascii="Times New Roman" w:hAnsi="Times New Roman" w:cs="Times New Roman"/>
        </w:rPr>
      </w:pPr>
    </w:p>
    <w:p w14:paraId="31D77C05" w14:textId="77777777" w:rsidR="00BF0031" w:rsidRDefault="00BF0031" w:rsidP="00BF0031">
      <w:pPr>
        <w:pStyle w:val="Heading3"/>
      </w:pPr>
      <w:r>
        <w:lastRenderedPageBreak/>
        <w:t xml:space="preserve">Figure1B. Time to hospitalization distribution </w:t>
      </w:r>
    </w:p>
    <w:p w14:paraId="32BD92ED" w14:textId="77777777" w:rsidR="00BF0031" w:rsidRPr="00BF0031" w:rsidRDefault="003E23DB" w:rsidP="00BF0031">
      <w:commentRangeStart w:id="106"/>
      <w:r>
        <w:rPr>
          <w:noProof/>
        </w:rPr>
        <w:drawing>
          <wp:inline distT="0" distB="0" distL="0" distR="0" wp14:anchorId="40697096" wp14:editId="2810EF81">
            <wp:extent cx="7431041" cy="4994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2.png"/>
                    <pic:cNvPicPr/>
                  </pic:nvPicPr>
                  <pic:blipFill rotWithShape="1">
                    <a:blip r:embed="rId12" cstate="print">
                      <a:extLst>
                        <a:ext uri="{28A0092B-C50C-407E-A947-70E740481C1C}">
                          <a14:useLocalDpi xmlns:a14="http://schemas.microsoft.com/office/drawing/2010/main" val="0"/>
                        </a:ext>
                      </a:extLst>
                    </a:blip>
                    <a:srcRect t="3981"/>
                    <a:stretch/>
                  </pic:blipFill>
                  <pic:spPr bwMode="auto">
                    <a:xfrm>
                      <a:off x="0" y="0"/>
                      <a:ext cx="7435970" cy="4998008"/>
                    </a:xfrm>
                    <a:prstGeom prst="rect">
                      <a:avLst/>
                    </a:prstGeom>
                    <a:ln>
                      <a:noFill/>
                    </a:ln>
                    <a:extLst>
                      <a:ext uri="{53640926-AAD7-44d8-BBD7-CCE9431645EC}">
                        <a14:shadowObscured xmlns:a14="http://schemas.microsoft.com/office/drawing/2010/main"/>
                      </a:ext>
                    </a:extLst>
                  </pic:spPr>
                </pic:pic>
              </a:graphicData>
            </a:graphic>
          </wp:inline>
        </w:drawing>
      </w:r>
      <w:commentRangeEnd w:id="106"/>
      <w:r w:rsidR="00FC6D4B">
        <w:rPr>
          <w:rStyle w:val="CommentReference"/>
          <w:rFonts w:eastAsiaTheme="minorEastAsia"/>
          <w:lang w:eastAsia="zh-CN" w:bidi="th-TH"/>
        </w:rPr>
        <w:commentReference w:id="106"/>
      </w:r>
    </w:p>
    <w:p w14:paraId="2DBA5009" w14:textId="77777777" w:rsidR="009967AD" w:rsidRPr="009967AD" w:rsidRDefault="00BF0031" w:rsidP="009967AD">
      <w:pPr>
        <w:pStyle w:val="Heading3"/>
      </w:pPr>
      <w:r>
        <w:lastRenderedPageBreak/>
        <w:t>Figure 1C</w:t>
      </w:r>
      <w:r w:rsidR="009967AD">
        <w:t>: S</w:t>
      </w:r>
      <w:r w:rsidR="009967AD" w:rsidRPr="00B8651A">
        <w:t xml:space="preserve">imulated </w:t>
      </w:r>
      <w:r w:rsidR="009967AD">
        <w:t>patient distributions: Exposure &amp; gender</w:t>
      </w:r>
    </w:p>
    <w:p w14:paraId="5F9D3D1D" w14:textId="77777777" w:rsidR="00332FB9" w:rsidRDefault="00BD7875" w:rsidP="00332FB9">
      <w:r>
        <w:rPr>
          <w:noProof/>
        </w:rPr>
        <w:drawing>
          <wp:inline distT="0" distB="0" distL="0" distR="0" wp14:anchorId="2CC0E681" wp14:editId="7F57B701">
            <wp:extent cx="8229600" cy="480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Arrang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800600"/>
                    </a:xfrm>
                    <a:prstGeom prst="rect">
                      <a:avLst/>
                    </a:prstGeom>
                  </pic:spPr>
                </pic:pic>
              </a:graphicData>
            </a:graphic>
          </wp:inline>
        </w:drawing>
      </w:r>
    </w:p>
    <w:p w14:paraId="2E3E6531" w14:textId="77777777" w:rsidR="00332FB9" w:rsidRPr="00332FB9" w:rsidRDefault="003E23DB" w:rsidP="00332FB9">
      <w:pPr>
        <w:rPr>
          <w:rFonts w:ascii="Times New Roman" w:hAnsi="Times New Roman" w:cs="Times New Roman"/>
        </w:rPr>
      </w:pPr>
      <w:r>
        <w:rPr>
          <w:rFonts w:ascii="Times New Roman" w:hAnsi="Times New Roman" w:cs="Times New Roman"/>
        </w:rPr>
        <w:t>Figure 1C</w:t>
      </w:r>
      <w:r w:rsidR="00332FB9">
        <w:rPr>
          <w:rFonts w:ascii="Times New Roman" w:hAnsi="Times New Roman" w:cs="Times New Roman"/>
        </w:rPr>
        <w:t xml:space="preserve">: </w:t>
      </w:r>
      <w:r w:rsidR="004010DC">
        <w:rPr>
          <w:rFonts w:ascii="Times New Roman" w:hAnsi="Times New Roman" w:cs="Times New Roman"/>
        </w:rPr>
        <w:t xml:space="preserve">Exposure and gender distributions. </w:t>
      </w:r>
      <w:r w:rsidR="004178CA">
        <w:rPr>
          <w:rFonts w:ascii="Times New Roman" w:hAnsi="Times New Roman" w:cs="Times New Roman"/>
        </w:rPr>
        <w:t xml:space="preserve">In each boxplot, the horizontal line represents the median, the box represents the interquartile range (IQR), the whiskers illustrate the data falling within 1.5 x IQR, and the dots represent outliers falling outside of 1.5 x IQR. </w:t>
      </w:r>
    </w:p>
    <w:p w14:paraId="2ABCD29B" w14:textId="77777777" w:rsidR="00332FB9" w:rsidRPr="00332FB9" w:rsidRDefault="00BF0031" w:rsidP="00332FB9">
      <w:pPr>
        <w:pStyle w:val="Heading3"/>
      </w:pPr>
      <w:r>
        <w:lastRenderedPageBreak/>
        <w:t>Figure 1D</w:t>
      </w:r>
      <w:r w:rsidR="00332FB9">
        <w:t xml:space="preserve">: Survival curves </w:t>
      </w:r>
      <w:r w:rsidR="00C63423">
        <w:t>(stratified by dose)</w:t>
      </w:r>
      <w:r w:rsidR="00C63423" w:rsidRPr="00C63423">
        <w:rPr>
          <w:noProof/>
          <w:lang w:eastAsia="zh-CN" w:bidi="th-TH"/>
        </w:rPr>
        <w:t xml:space="preserve"> </w:t>
      </w:r>
    </w:p>
    <w:p w14:paraId="28E85AED" w14:textId="77777777" w:rsidR="00C63423" w:rsidRDefault="00C63423">
      <w:pPr>
        <w:spacing w:after="200" w:line="276" w:lineRule="auto"/>
        <w:rPr>
          <w:rFonts w:asciiTheme="majorHAnsi" w:eastAsiaTheme="majorEastAsia" w:hAnsiTheme="majorHAnsi" w:cstheme="majorBidi"/>
          <w:b/>
          <w:bCs/>
          <w:color w:val="4F81BD" w:themeColor="accent1"/>
        </w:rPr>
      </w:pPr>
      <w:r>
        <w:rPr>
          <w:noProof/>
        </w:rPr>
        <w:drawing>
          <wp:inline distT="0" distB="0" distL="0" distR="0" wp14:anchorId="6314A0E4" wp14:editId="296D2AAA">
            <wp:extent cx="8229600" cy="576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dose-1.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5760720"/>
                    </a:xfrm>
                    <a:prstGeom prst="rect">
                      <a:avLst/>
                    </a:prstGeom>
                  </pic:spPr>
                </pic:pic>
              </a:graphicData>
            </a:graphic>
          </wp:inline>
        </w:drawing>
      </w:r>
      <w:r>
        <w:br w:type="page"/>
      </w:r>
    </w:p>
    <w:p w14:paraId="74F50F09" w14:textId="77777777" w:rsidR="00332FB9" w:rsidRDefault="00BF0031" w:rsidP="009B10A2">
      <w:pPr>
        <w:pStyle w:val="Heading3"/>
      </w:pPr>
      <w:r>
        <w:lastRenderedPageBreak/>
        <w:t>Figure 1E</w:t>
      </w:r>
      <w:r w:rsidR="00C63423">
        <w:t xml:space="preserve">: Survival Curves (stratified by gender) </w:t>
      </w:r>
    </w:p>
    <w:p w14:paraId="784EBD68" w14:textId="77777777" w:rsidR="00E452F5" w:rsidRDefault="00C63423" w:rsidP="009B10A2">
      <w:pPr>
        <w:pStyle w:val="Heading3"/>
      </w:pPr>
      <w:r>
        <w:rPr>
          <w:noProof/>
        </w:rPr>
        <w:drawing>
          <wp:inline distT="0" distB="0" distL="0" distR="0" wp14:anchorId="5C0A7B72" wp14:editId="192EAD64">
            <wp:extent cx="7868653" cy="5508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covariat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66232" cy="5506361"/>
                    </a:xfrm>
                    <a:prstGeom prst="rect">
                      <a:avLst/>
                    </a:prstGeom>
                  </pic:spPr>
                </pic:pic>
              </a:graphicData>
            </a:graphic>
          </wp:inline>
        </w:drawing>
      </w:r>
      <w:r w:rsidR="00666BB0" w:rsidRPr="00B8651A">
        <w:br w:type="page"/>
      </w:r>
      <w:r w:rsidR="00774888">
        <w:lastRenderedPageBreak/>
        <w:t xml:space="preserve">Figure 2: Cox Snell residuals </w:t>
      </w:r>
      <w:r w:rsidR="006E1BED">
        <w:t>(unstratified)</w:t>
      </w:r>
    </w:p>
    <w:p w14:paraId="7FC549C5" w14:textId="77777777" w:rsidR="00E452F5" w:rsidRDefault="00E452F5" w:rsidP="00A503D1">
      <w:pPr>
        <w:spacing w:line="276" w:lineRule="auto"/>
      </w:pPr>
    </w:p>
    <w:tbl>
      <w:tblPr>
        <w:tblStyle w:val="TableGrid"/>
        <w:tblpPr w:leftFromText="180" w:rightFromText="180" w:vertAnchor="text" w:horzAnchor="margin" w:tblpY="-37"/>
        <w:tblW w:w="13532" w:type="dxa"/>
        <w:tblLayout w:type="fixed"/>
        <w:tblLook w:val="04A0" w:firstRow="1" w:lastRow="0" w:firstColumn="1" w:lastColumn="0" w:noHBand="0" w:noVBand="1"/>
      </w:tblPr>
      <w:tblGrid>
        <w:gridCol w:w="572"/>
        <w:gridCol w:w="3240"/>
        <w:gridCol w:w="3240"/>
        <w:gridCol w:w="3240"/>
        <w:gridCol w:w="3240"/>
      </w:tblGrid>
      <w:tr w:rsidR="00A503D1" w:rsidRPr="00B8651A" w14:paraId="13CCD4FA" w14:textId="77777777" w:rsidTr="00665C0E">
        <w:trPr>
          <w:trHeight w:val="3068"/>
        </w:trPr>
        <w:tc>
          <w:tcPr>
            <w:tcW w:w="572" w:type="dxa"/>
            <w:textDirection w:val="btLr"/>
          </w:tcPr>
          <w:p w14:paraId="4EAC08AC" w14:textId="77777777"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240" w:type="dxa"/>
          </w:tcPr>
          <w:p w14:paraId="38D57CEF"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 xml:space="preserve">Scenario 1 </w:t>
            </w:r>
          </w:p>
          <w:p w14:paraId="7126BD7B" w14:textId="77777777" w:rsidR="00187E32" w:rsidRPr="00B8651A" w:rsidRDefault="00187E32" w:rsidP="00A503D1">
            <w:pPr>
              <w:jc w:val="center"/>
              <w:rPr>
                <w:rFonts w:ascii="Times New Roman" w:hAnsi="Times New Roman" w:cs="Times New Roman"/>
              </w:rPr>
            </w:pPr>
          </w:p>
          <w:p w14:paraId="763FFDA8"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2EBE9B2A" wp14:editId="615358D2">
                  <wp:extent cx="1920240" cy="1371600"/>
                  <wp:effectExtent l="0" t="0" r="3810" b="0"/>
                  <wp:docPr id="3" name="Picture 3" descr="\\eu\data\bib\de_as_prophet\PMx_Playground\gBrown\PostDoc_project_ISoP\CASE_STUDY\IMAGES\Run1_Diagnostics\cox_snell_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data\bib\de_as_prophet\PMx_Playground\gBrown\PostDoc_project_ISoP\CASE_STUDY\IMAGES\Run1_Diagnostics\cox_snell_diag-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240" cy="1371600"/>
                          </a:xfrm>
                          <a:prstGeom prst="rect">
                            <a:avLst/>
                          </a:prstGeom>
                          <a:noFill/>
                          <a:ln>
                            <a:noFill/>
                          </a:ln>
                        </pic:spPr>
                      </pic:pic>
                    </a:graphicData>
                  </a:graphic>
                </wp:inline>
              </w:drawing>
            </w:r>
          </w:p>
        </w:tc>
        <w:tc>
          <w:tcPr>
            <w:tcW w:w="3240" w:type="dxa"/>
          </w:tcPr>
          <w:p w14:paraId="0FF31E7B"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2</w:t>
            </w:r>
          </w:p>
          <w:p w14:paraId="7CE4FF50" w14:textId="77777777" w:rsidR="00187E32" w:rsidRPr="00B8651A" w:rsidRDefault="00187E32" w:rsidP="00A503D1">
            <w:pPr>
              <w:jc w:val="center"/>
              <w:rPr>
                <w:rFonts w:ascii="Times New Roman" w:hAnsi="Times New Roman" w:cs="Times New Roman"/>
              </w:rPr>
            </w:pPr>
          </w:p>
          <w:p w14:paraId="7823ADD3"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558363D4" wp14:editId="2C99994E">
                  <wp:extent cx="1920161" cy="1371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0161" cy="1371600"/>
                          </a:xfrm>
                          <a:prstGeom prst="rect">
                            <a:avLst/>
                          </a:prstGeom>
                        </pic:spPr>
                      </pic:pic>
                    </a:graphicData>
                  </a:graphic>
                </wp:inline>
              </w:drawing>
            </w:r>
          </w:p>
        </w:tc>
        <w:tc>
          <w:tcPr>
            <w:tcW w:w="3240" w:type="dxa"/>
          </w:tcPr>
          <w:p w14:paraId="0BD06AF8"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3</w:t>
            </w:r>
          </w:p>
          <w:p w14:paraId="55A4748C" w14:textId="77777777" w:rsidR="00187E32" w:rsidRPr="00B8651A" w:rsidRDefault="00187E32" w:rsidP="00A503D1">
            <w:pPr>
              <w:jc w:val="center"/>
              <w:rPr>
                <w:rFonts w:ascii="Times New Roman" w:hAnsi="Times New Roman" w:cs="Times New Roman"/>
              </w:rPr>
            </w:pPr>
          </w:p>
          <w:p w14:paraId="21181180"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1B9AFE49" wp14:editId="2419EBCC">
                  <wp:extent cx="1920160" cy="1371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14:paraId="336431E5"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4</w:t>
            </w:r>
          </w:p>
          <w:p w14:paraId="25DAE23A" w14:textId="77777777" w:rsidR="00187E32" w:rsidRPr="00B8651A" w:rsidRDefault="00187E32" w:rsidP="00A503D1">
            <w:pPr>
              <w:jc w:val="center"/>
              <w:rPr>
                <w:rFonts w:ascii="Times New Roman" w:hAnsi="Times New Roman" w:cs="Times New Roman"/>
              </w:rPr>
            </w:pPr>
          </w:p>
          <w:p w14:paraId="5925A236"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1177AA35" wp14:editId="36C97677">
                  <wp:extent cx="1920160" cy="1371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r>
      <w:tr w:rsidR="00A503D1" w:rsidRPr="00B8651A" w14:paraId="015C4A72" w14:textId="77777777" w:rsidTr="00665C0E">
        <w:trPr>
          <w:trHeight w:val="3068"/>
        </w:trPr>
        <w:tc>
          <w:tcPr>
            <w:tcW w:w="572" w:type="dxa"/>
            <w:textDirection w:val="btLr"/>
          </w:tcPr>
          <w:p w14:paraId="341328C1" w14:textId="77777777"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68263B">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40" w:type="dxa"/>
          </w:tcPr>
          <w:p w14:paraId="5E0F34DA"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5</w:t>
            </w:r>
          </w:p>
          <w:p w14:paraId="086B66A4" w14:textId="77777777" w:rsidR="00187E32" w:rsidRPr="00B8651A" w:rsidRDefault="00187E32" w:rsidP="00A503D1">
            <w:pPr>
              <w:jc w:val="center"/>
              <w:rPr>
                <w:rFonts w:ascii="Times New Roman" w:hAnsi="Times New Roman" w:cs="Times New Roman"/>
              </w:rPr>
            </w:pPr>
          </w:p>
          <w:p w14:paraId="1B4D5415"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9D28A72" wp14:editId="4D1621BD">
                  <wp:extent cx="1920160" cy="1371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14:paraId="009F6D71"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6</w:t>
            </w:r>
          </w:p>
          <w:p w14:paraId="7F364A49" w14:textId="77777777" w:rsidR="00187E32" w:rsidRPr="00B8651A" w:rsidRDefault="00187E32" w:rsidP="00A503D1">
            <w:pPr>
              <w:jc w:val="center"/>
              <w:rPr>
                <w:rFonts w:ascii="Times New Roman" w:hAnsi="Times New Roman" w:cs="Times New Roman"/>
              </w:rPr>
            </w:pPr>
          </w:p>
          <w:p w14:paraId="60CCC23D"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5191FD5" wp14:editId="0FE715DC">
                  <wp:extent cx="1920160" cy="1371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14:paraId="2A447CF2"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7</w:t>
            </w:r>
          </w:p>
          <w:p w14:paraId="207A2123" w14:textId="77777777" w:rsidR="00187E32" w:rsidRPr="00B8651A" w:rsidRDefault="00187E32" w:rsidP="00A503D1">
            <w:pPr>
              <w:jc w:val="center"/>
              <w:rPr>
                <w:rFonts w:ascii="Times New Roman" w:hAnsi="Times New Roman" w:cs="Times New Roman"/>
              </w:rPr>
            </w:pPr>
          </w:p>
          <w:p w14:paraId="085611A9"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2F3E467B" wp14:editId="0322A0F3">
                  <wp:extent cx="1920160" cy="1371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c>
          <w:tcPr>
            <w:tcW w:w="3240" w:type="dxa"/>
          </w:tcPr>
          <w:p w14:paraId="68F040FB"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8</w:t>
            </w:r>
          </w:p>
          <w:p w14:paraId="63F9CD0D" w14:textId="77777777" w:rsidR="00187E32" w:rsidRPr="00B8651A" w:rsidRDefault="00187E32" w:rsidP="00A503D1">
            <w:pPr>
              <w:jc w:val="center"/>
              <w:rPr>
                <w:rFonts w:ascii="Times New Roman" w:hAnsi="Times New Roman" w:cs="Times New Roman"/>
              </w:rPr>
            </w:pPr>
          </w:p>
          <w:p w14:paraId="013C4CD5"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2852998" wp14:editId="2999A994">
                  <wp:extent cx="1920160" cy="1371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p>
        </w:tc>
      </w:tr>
    </w:tbl>
    <w:p w14:paraId="4CA09A55" w14:textId="77777777" w:rsidR="00A503D1" w:rsidRDefault="00A503D1" w:rsidP="00222E8B"/>
    <w:p w14:paraId="484D8694" w14:textId="77777777" w:rsidR="00A503D1" w:rsidRDefault="00A503D1">
      <w:pPr>
        <w:spacing w:after="200" w:line="276" w:lineRule="auto"/>
        <w:rPr>
          <w:rFonts w:asciiTheme="majorHAnsi" w:eastAsiaTheme="majorEastAsia" w:hAnsiTheme="majorHAnsi" w:cstheme="majorBidi"/>
          <w:b/>
          <w:bCs/>
          <w:color w:val="4F81BD" w:themeColor="accent1"/>
        </w:rPr>
      </w:pPr>
      <w:r>
        <w:br w:type="page"/>
      </w:r>
    </w:p>
    <w:p w14:paraId="6130C93C" w14:textId="77777777" w:rsidR="00E452F5" w:rsidRDefault="00A503D1" w:rsidP="00A503D1">
      <w:pPr>
        <w:pStyle w:val="Heading3"/>
      </w:pPr>
      <w:r>
        <w:lastRenderedPageBreak/>
        <w:t>Figure 3</w:t>
      </w:r>
      <w:r w:rsidR="00774888">
        <w:t xml:space="preserve">: Modified Cox Snell residuals </w:t>
      </w:r>
      <w:r w:rsidR="006E1BED">
        <w:t>(unstratified)</w:t>
      </w:r>
    </w:p>
    <w:tbl>
      <w:tblPr>
        <w:tblStyle w:val="TableGrid"/>
        <w:tblpPr w:leftFromText="180" w:rightFromText="180" w:vertAnchor="text" w:horzAnchor="margin" w:tblpY="139"/>
        <w:tblW w:w="13560" w:type="dxa"/>
        <w:tblLayout w:type="fixed"/>
        <w:tblLook w:val="04A0" w:firstRow="1" w:lastRow="0" w:firstColumn="1" w:lastColumn="0" w:noHBand="0" w:noVBand="1"/>
      </w:tblPr>
      <w:tblGrid>
        <w:gridCol w:w="572"/>
        <w:gridCol w:w="3247"/>
        <w:gridCol w:w="3247"/>
        <w:gridCol w:w="3247"/>
        <w:gridCol w:w="3247"/>
      </w:tblGrid>
      <w:tr w:rsidR="00A503D1" w:rsidRPr="00B8651A" w14:paraId="56F613B0" w14:textId="77777777" w:rsidTr="00187E32">
        <w:trPr>
          <w:trHeight w:val="3450"/>
        </w:trPr>
        <w:tc>
          <w:tcPr>
            <w:tcW w:w="572" w:type="dxa"/>
            <w:textDirection w:val="btLr"/>
          </w:tcPr>
          <w:p w14:paraId="27A4EB19" w14:textId="77777777"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247" w:type="dxa"/>
            <w:vAlign w:val="center"/>
          </w:tcPr>
          <w:p w14:paraId="7CDBF1EC"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1</w:t>
            </w:r>
          </w:p>
          <w:p w14:paraId="1CDCF4C1" w14:textId="77777777" w:rsidR="00187E32" w:rsidRPr="00B8651A" w:rsidRDefault="00187E32" w:rsidP="00A503D1">
            <w:pPr>
              <w:jc w:val="center"/>
              <w:rPr>
                <w:rFonts w:ascii="Times New Roman" w:hAnsi="Times New Roman" w:cs="Times New Roman"/>
              </w:rPr>
            </w:pPr>
          </w:p>
          <w:p w14:paraId="63A65A11"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070B58D4" wp14:editId="595B6A1F">
                  <wp:extent cx="1920240" cy="1371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vAlign w:val="center"/>
          </w:tcPr>
          <w:p w14:paraId="7FDA22BA"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2</w:t>
            </w:r>
          </w:p>
          <w:p w14:paraId="6E7330A1" w14:textId="77777777" w:rsidR="00187E32" w:rsidRPr="00B8651A" w:rsidRDefault="00187E32" w:rsidP="00A503D1">
            <w:pPr>
              <w:jc w:val="center"/>
              <w:rPr>
                <w:rFonts w:ascii="Times New Roman" w:hAnsi="Times New Roman" w:cs="Times New Roman"/>
              </w:rPr>
            </w:pPr>
          </w:p>
          <w:p w14:paraId="541D8274"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23030E71" wp14:editId="474DBD19">
                  <wp:extent cx="1920240" cy="1371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vAlign w:val="center"/>
          </w:tcPr>
          <w:p w14:paraId="0B22809F"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3</w:t>
            </w:r>
          </w:p>
          <w:p w14:paraId="45AD1D7E" w14:textId="77777777" w:rsidR="00187E32" w:rsidRPr="00B8651A" w:rsidRDefault="00187E32" w:rsidP="00A503D1">
            <w:pPr>
              <w:jc w:val="center"/>
              <w:rPr>
                <w:rFonts w:ascii="Times New Roman" w:hAnsi="Times New Roman" w:cs="Times New Roman"/>
              </w:rPr>
            </w:pPr>
          </w:p>
          <w:p w14:paraId="1D513A6D"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0C5C3CD4" wp14:editId="49965533">
                  <wp:extent cx="1920074" cy="1371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c>
          <w:tcPr>
            <w:tcW w:w="3247" w:type="dxa"/>
            <w:vAlign w:val="center"/>
          </w:tcPr>
          <w:p w14:paraId="503B1E4B"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4</w:t>
            </w:r>
          </w:p>
          <w:p w14:paraId="07061404" w14:textId="77777777" w:rsidR="00187E32" w:rsidRPr="00B8651A" w:rsidRDefault="00187E32" w:rsidP="00A503D1">
            <w:pPr>
              <w:jc w:val="center"/>
              <w:rPr>
                <w:rFonts w:ascii="Times New Roman" w:hAnsi="Times New Roman" w:cs="Times New Roman"/>
              </w:rPr>
            </w:pPr>
          </w:p>
          <w:p w14:paraId="0F3A9F18"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274F6A9C" wp14:editId="2CB9976C">
                  <wp:extent cx="1920074" cy="1371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r>
      <w:tr w:rsidR="00187E32" w:rsidRPr="00B8651A" w14:paraId="10A29DE1" w14:textId="77777777" w:rsidTr="00187E32">
        <w:trPr>
          <w:trHeight w:val="3450"/>
        </w:trPr>
        <w:tc>
          <w:tcPr>
            <w:tcW w:w="572" w:type="dxa"/>
            <w:textDirection w:val="btLr"/>
          </w:tcPr>
          <w:p w14:paraId="395E3B14" w14:textId="77777777" w:rsidR="00E452F5" w:rsidRPr="00B8651A" w:rsidRDefault="00E452F5"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68263B">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47" w:type="dxa"/>
          </w:tcPr>
          <w:p w14:paraId="6F0D3692"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5</w:t>
            </w:r>
          </w:p>
          <w:p w14:paraId="68F363BE" w14:textId="77777777" w:rsidR="00187E32" w:rsidRPr="00B8651A" w:rsidRDefault="00187E32" w:rsidP="00A503D1">
            <w:pPr>
              <w:jc w:val="center"/>
              <w:rPr>
                <w:rFonts w:ascii="Times New Roman" w:hAnsi="Times New Roman" w:cs="Times New Roman"/>
              </w:rPr>
            </w:pPr>
          </w:p>
          <w:p w14:paraId="5C464EA8"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6F2DF47" wp14:editId="0E6C86DB">
                  <wp:extent cx="1920240" cy="1371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tcPr>
          <w:p w14:paraId="10446CAF"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6</w:t>
            </w:r>
          </w:p>
          <w:p w14:paraId="2C0A2D66" w14:textId="77777777" w:rsidR="00187E32" w:rsidRPr="00B8651A" w:rsidRDefault="00187E32" w:rsidP="00A503D1">
            <w:pPr>
              <w:jc w:val="center"/>
              <w:rPr>
                <w:rFonts w:ascii="Times New Roman" w:hAnsi="Times New Roman" w:cs="Times New Roman"/>
              </w:rPr>
            </w:pPr>
          </w:p>
          <w:p w14:paraId="1D7C61E5"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747E2DC9" wp14:editId="27AF7AFF">
                  <wp:extent cx="1920240" cy="1371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47" w:type="dxa"/>
          </w:tcPr>
          <w:p w14:paraId="47C45EBD"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7</w:t>
            </w:r>
          </w:p>
          <w:p w14:paraId="53735C9D" w14:textId="77777777" w:rsidR="00187E32" w:rsidRPr="00B8651A" w:rsidRDefault="00187E32" w:rsidP="00A503D1">
            <w:pPr>
              <w:jc w:val="center"/>
              <w:rPr>
                <w:rFonts w:ascii="Times New Roman" w:hAnsi="Times New Roman" w:cs="Times New Roman"/>
              </w:rPr>
            </w:pPr>
          </w:p>
          <w:p w14:paraId="0BB4D8B7"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120E4F99" wp14:editId="4A105495">
                  <wp:extent cx="1920074" cy="1371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c>
          <w:tcPr>
            <w:tcW w:w="3247" w:type="dxa"/>
          </w:tcPr>
          <w:p w14:paraId="33EAAA9D" w14:textId="77777777" w:rsidR="00E452F5" w:rsidRDefault="00E452F5" w:rsidP="00A503D1">
            <w:pPr>
              <w:jc w:val="center"/>
              <w:rPr>
                <w:rFonts w:ascii="Times New Roman" w:hAnsi="Times New Roman" w:cs="Times New Roman"/>
              </w:rPr>
            </w:pPr>
            <w:r w:rsidRPr="00B8651A">
              <w:rPr>
                <w:rFonts w:ascii="Times New Roman" w:hAnsi="Times New Roman" w:cs="Times New Roman"/>
              </w:rPr>
              <w:t>Scenario 8</w:t>
            </w:r>
          </w:p>
          <w:p w14:paraId="4CA02379" w14:textId="77777777" w:rsidR="00187E32" w:rsidRPr="00B8651A" w:rsidRDefault="00187E32" w:rsidP="00A503D1">
            <w:pPr>
              <w:jc w:val="center"/>
              <w:rPr>
                <w:rFonts w:ascii="Times New Roman" w:hAnsi="Times New Roman" w:cs="Times New Roman"/>
              </w:rPr>
            </w:pPr>
          </w:p>
          <w:p w14:paraId="367DBC03" w14:textId="77777777" w:rsidR="00E452F5" w:rsidRPr="00B8651A" w:rsidRDefault="00E452F5" w:rsidP="00A503D1">
            <w:pPr>
              <w:jc w:val="center"/>
              <w:rPr>
                <w:rFonts w:ascii="Times New Roman" w:hAnsi="Times New Roman" w:cs="Times New Roman"/>
              </w:rPr>
            </w:pPr>
            <w:r w:rsidRPr="00B8651A">
              <w:rPr>
                <w:rFonts w:ascii="Times New Roman" w:hAnsi="Times New Roman" w:cs="Times New Roman"/>
                <w:noProof/>
              </w:rPr>
              <w:drawing>
                <wp:inline distT="0" distB="0" distL="0" distR="0" wp14:anchorId="6F89B437" wp14:editId="10D384E4">
                  <wp:extent cx="1920074" cy="1371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p>
        </w:tc>
      </w:tr>
    </w:tbl>
    <w:p w14:paraId="498F6B99" w14:textId="77777777" w:rsidR="00E452F5" w:rsidRDefault="00E452F5" w:rsidP="00A503D1">
      <w:pPr>
        <w:spacing w:line="276" w:lineRule="auto"/>
      </w:pPr>
    </w:p>
    <w:p w14:paraId="1E1FA287" w14:textId="77777777" w:rsidR="00F83B18" w:rsidRDefault="00F83B18" w:rsidP="00A503D1">
      <w:pPr>
        <w:spacing w:line="276" w:lineRule="auto"/>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tbl>
      <w:tblPr>
        <w:tblStyle w:val="TableGrid"/>
        <w:tblpPr w:leftFromText="180" w:rightFromText="180" w:vertAnchor="text" w:horzAnchor="margin" w:tblpY="631"/>
        <w:tblW w:w="13168" w:type="dxa"/>
        <w:tblLayout w:type="fixed"/>
        <w:tblLook w:val="04A0" w:firstRow="1" w:lastRow="0" w:firstColumn="1" w:lastColumn="0" w:noHBand="0" w:noVBand="1"/>
      </w:tblPr>
      <w:tblGrid>
        <w:gridCol w:w="556"/>
        <w:gridCol w:w="3153"/>
        <w:gridCol w:w="3153"/>
        <w:gridCol w:w="3153"/>
        <w:gridCol w:w="3153"/>
      </w:tblGrid>
      <w:tr w:rsidR="00C1216D" w:rsidRPr="00B8651A" w14:paraId="3AD2715B" w14:textId="77777777" w:rsidTr="00C1216D">
        <w:trPr>
          <w:cantSplit/>
          <w:trHeight w:val="351"/>
        </w:trPr>
        <w:tc>
          <w:tcPr>
            <w:tcW w:w="13168" w:type="dxa"/>
            <w:gridSpan w:val="5"/>
          </w:tcPr>
          <w:p w14:paraId="3EAAD5A2" w14:textId="77777777" w:rsidR="00C1216D" w:rsidRPr="00B8651A" w:rsidRDefault="00C1216D" w:rsidP="00C1216D">
            <w:pPr>
              <w:jc w:val="center"/>
              <w:rPr>
                <w:rFonts w:ascii="Times New Roman" w:hAnsi="Times New Roman" w:cs="Times New Roman"/>
              </w:rPr>
            </w:pPr>
            <w:r>
              <w:rPr>
                <w:rFonts w:ascii="Times New Roman" w:hAnsi="Times New Roman" w:cs="Times New Roman"/>
              </w:rPr>
              <w:lastRenderedPageBreak/>
              <w:t xml:space="preserve">Survival based VPC  </w:t>
            </w:r>
          </w:p>
        </w:tc>
      </w:tr>
      <w:tr w:rsidR="00C1216D" w:rsidRPr="00B8651A" w14:paraId="7473B418" w14:textId="77777777" w:rsidTr="00C1216D">
        <w:trPr>
          <w:trHeight w:val="2350"/>
        </w:trPr>
        <w:tc>
          <w:tcPr>
            <w:tcW w:w="556" w:type="dxa"/>
            <w:textDirection w:val="btLr"/>
          </w:tcPr>
          <w:p w14:paraId="3653912B" w14:textId="77777777" w:rsidR="00C1216D" w:rsidRPr="00B8651A" w:rsidRDefault="00C1216D" w:rsidP="00C1216D">
            <w:pPr>
              <w:ind w:left="113" w:right="113"/>
              <w:jc w:val="center"/>
              <w:rPr>
                <w:rFonts w:ascii="Times New Roman" w:hAnsi="Times New Roman" w:cs="Times New Roman"/>
              </w:rPr>
            </w:pPr>
            <w:r w:rsidRPr="00B8651A">
              <w:rPr>
                <w:rFonts w:ascii="Times New Roman" w:hAnsi="Times New Roman" w:cs="Times New Roman"/>
              </w:rPr>
              <w:t xml:space="preserve">Weibull </w:t>
            </w:r>
            <w:r w:rsidR="0068263B">
              <w:rPr>
                <w:rFonts w:ascii="Times New Roman" w:hAnsi="Times New Roman" w:cs="Times New Roman"/>
              </w:rPr>
              <w:t xml:space="preserve"> distribution</w:t>
            </w:r>
          </w:p>
        </w:tc>
        <w:tc>
          <w:tcPr>
            <w:tcW w:w="3153" w:type="dxa"/>
          </w:tcPr>
          <w:p w14:paraId="3EF4E1AF"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 xml:space="preserve">Scenario 1 </w:t>
            </w:r>
          </w:p>
          <w:p w14:paraId="5382BFDA"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1D9DC951" wp14:editId="4940DB87">
                  <wp:extent cx="1792069"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5A0700C2"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2</w:t>
            </w:r>
          </w:p>
          <w:p w14:paraId="59B50843"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58329F3C" wp14:editId="2913AECB">
                  <wp:extent cx="1792069" cy="1280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110AE0DD"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3</w:t>
            </w:r>
          </w:p>
          <w:p w14:paraId="69612EB0"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73256E18" wp14:editId="7DFD9270">
                  <wp:extent cx="1792069"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5048FCD0"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4</w:t>
            </w:r>
          </w:p>
          <w:p w14:paraId="1B17A077"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03E7DF7B" wp14:editId="717530D8">
                  <wp:extent cx="1792069" cy="1280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r w:rsidR="00C1216D" w:rsidRPr="00B8651A" w14:paraId="3DED1944" w14:textId="77777777" w:rsidTr="0068263B">
        <w:trPr>
          <w:trHeight w:val="2672"/>
        </w:trPr>
        <w:tc>
          <w:tcPr>
            <w:tcW w:w="556" w:type="dxa"/>
            <w:textDirection w:val="btLr"/>
          </w:tcPr>
          <w:p w14:paraId="15D0E5C5" w14:textId="77777777" w:rsidR="00C1216D" w:rsidRPr="00B8651A" w:rsidRDefault="00C1216D" w:rsidP="00C1216D">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153" w:type="dxa"/>
          </w:tcPr>
          <w:p w14:paraId="0A0B8385"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5</w:t>
            </w:r>
          </w:p>
          <w:p w14:paraId="76C14DB2"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37DFD364" wp14:editId="20BD8629">
                  <wp:extent cx="1792069" cy="1280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70CE9155"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6</w:t>
            </w:r>
          </w:p>
          <w:p w14:paraId="3FAA6AD5"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21D09CC7" wp14:editId="5B1B3584">
                  <wp:extent cx="1792069" cy="1280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07D13816"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7</w:t>
            </w:r>
          </w:p>
          <w:p w14:paraId="00615B25"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3DE0DDC6" wp14:editId="76A8C014">
                  <wp:extent cx="1792069"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153" w:type="dxa"/>
          </w:tcPr>
          <w:p w14:paraId="31F241EE" w14:textId="77777777" w:rsidR="00C1216D" w:rsidRPr="00B8651A" w:rsidRDefault="00C1216D" w:rsidP="00C1216D">
            <w:pPr>
              <w:jc w:val="center"/>
              <w:rPr>
                <w:rFonts w:ascii="Times New Roman" w:hAnsi="Times New Roman" w:cs="Times New Roman"/>
              </w:rPr>
            </w:pPr>
            <w:r w:rsidRPr="00B8651A">
              <w:rPr>
                <w:rFonts w:ascii="Times New Roman" w:hAnsi="Times New Roman" w:cs="Times New Roman"/>
              </w:rPr>
              <w:t>Scenario 8</w:t>
            </w:r>
          </w:p>
          <w:p w14:paraId="35D816BD" w14:textId="77777777" w:rsidR="00C1216D" w:rsidRPr="00B8651A" w:rsidRDefault="00C1216D" w:rsidP="00C1216D">
            <w:pPr>
              <w:jc w:val="center"/>
              <w:rPr>
                <w:rFonts w:ascii="Times New Roman" w:hAnsi="Times New Roman" w:cs="Times New Roman"/>
              </w:rPr>
            </w:pPr>
            <w:r>
              <w:rPr>
                <w:rFonts w:ascii="Times New Roman" w:hAnsi="Times New Roman" w:cs="Times New Roman"/>
                <w:noProof/>
              </w:rPr>
              <w:drawing>
                <wp:inline distT="0" distB="0" distL="0" distR="0" wp14:anchorId="42DDC696" wp14:editId="51184421">
                  <wp:extent cx="1792069" cy="1280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bl>
    <w:p w14:paraId="4BEF1FEB" w14:textId="77777777" w:rsidR="00F83B18" w:rsidRDefault="00774888" w:rsidP="00584DE7">
      <w:pPr>
        <w:pStyle w:val="Heading3"/>
      </w:pPr>
      <w:r>
        <w:t xml:space="preserve">Figure 4: Survival-based VPC (unstratified) </w:t>
      </w:r>
      <w:r w:rsidR="00F83B18">
        <w:br w:type="page"/>
      </w:r>
    </w:p>
    <w:tbl>
      <w:tblPr>
        <w:tblStyle w:val="TableGrid"/>
        <w:tblpPr w:leftFromText="180" w:rightFromText="180" w:vertAnchor="text" w:horzAnchor="margin" w:tblpY="796"/>
        <w:tblW w:w="13635" w:type="dxa"/>
        <w:tblLayout w:type="fixed"/>
        <w:tblLook w:val="04A0" w:firstRow="1" w:lastRow="0" w:firstColumn="1" w:lastColumn="0" w:noHBand="0" w:noVBand="1"/>
      </w:tblPr>
      <w:tblGrid>
        <w:gridCol w:w="575"/>
        <w:gridCol w:w="3265"/>
        <w:gridCol w:w="3265"/>
        <w:gridCol w:w="3265"/>
        <w:gridCol w:w="3265"/>
      </w:tblGrid>
      <w:tr w:rsidR="00F83B18" w:rsidRPr="00B8651A" w14:paraId="65F30176" w14:textId="77777777" w:rsidTr="00ED1051">
        <w:trPr>
          <w:cantSplit/>
          <w:trHeight w:val="415"/>
        </w:trPr>
        <w:tc>
          <w:tcPr>
            <w:tcW w:w="13634" w:type="dxa"/>
            <w:gridSpan w:val="5"/>
          </w:tcPr>
          <w:p w14:paraId="2FA84886" w14:textId="77777777" w:rsidR="00F83B18" w:rsidRPr="00B8651A" w:rsidRDefault="00F83B18" w:rsidP="00A503D1">
            <w:pPr>
              <w:jc w:val="center"/>
              <w:rPr>
                <w:rFonts w:ascii="Times New Roman" w:hAnsi="Times New Roman" w:cs="Times New Roman"/>
              </w:rPr>
            </w:pPr>
            <w:r>
              <w:rPr>
                <w:rFonts w:ascii="Times New Roman" w:hAnsi="Times New Roman" w:cs="Times New Roman"/>
              </w:rPr>
              <w:lastRenderedPageBreak/>
              <w:t xml:space="preserve">Hazard based VPC  </w:t>
            </w:r>
          </w:p>
        </w:tc>
      </w:tr>
      <w:tr w:rsidR="00F83B18" w:rsidRPr="00B8651A" w14:paraId="6D028A41" w14:textId="77777777" w:rsidTr="00ED1051">
        <w:trPr>
          <w:trHeight w:val="2773"/>
        </w:trPr>
        <w:tc>
          <w:tcPr>
            <w:tcW w:w="575" w:type="dxa"/>
            <w:textDirection w:val="btLr"/>
          </w:tcPr>
          <w:p w14:paraId="368C0254" w14:textId="77777777" w:rsidR="00F83B18" w:rsidRPr="00B8651A" w:rsidRDefault="00F83B18" w:rsidP="00A503D1">
            <w:pPr>
              <w:ind w:left="113" w:right="113"/>
              <w:jc w:val="center"/>
              <w:rPr>
                <w:rFonts w:ascii="Times New Roman" w:hAnsi="Times New Roman" w:cs="Times New Roman"/>
              </w:rPr>
            </w:pPr>
            <w:r w:rsidRPr="00B8651A">
              <w:rPr>
                <w:rFonts w:ascii="Times New Roman" w:hAnsi="Times New Roman" w:cs="Times New Roman"/>
              </w:rPr>
              <w:t xml:space="preserve">Weibull </w:t>
            </w:r>
            <w:r w:rsidR="00933027">
              <w:rPr>
                <w:rFonts w:ascii="Times New Roman" w:hAnsi="Times New Roman" w:cs="Times New Roman"/>
              </w:rPr>
              <w:t xml:space="preserve"> distribution</w:t>
            </w:r>
          </w:p>
        </w:tc>
        <w:tc>
          <w:tcPr>
            <w:tcW w:w="3265" w:type="dxa"/>
          </w:tcPr>
          <w:p w14:paraId="34423106"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1</w:t>
            </w:r>
          </w:p>
          <w:p w14:paraId="6A5F8B38" w14:textId="77777777" w:rsidR="00ED1051" w:rsidRPr="00B8651A" w:rsidRDefault="00ED1051" w:rsidP="00ED1051">
            <w:pPr>
              <w:jc w:val="center"/>
              <w:rPr>
                <w:rFonts w:ascii="Times New Roman" w:hAnsi="Times New Roman" w:cs="Times New Roman"/>
              </w:rPr>
            </w:pPr>
          </w:p>
          <w:p w14:paraId="6E6CCD97"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2AFA8573" wp14:editId="67DE4FFC">
                  <wp:extent cx="1792224" cy="128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14:paraId="5F18096C"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2</w:t>
            </w:r>
          </w:p>
          <w:p w14:paraId="382E5FE8" w14:textId="77777777" w:rsidR="00ED1051" w:rsidRPr="00B8651A" w:rsidRDefault="00ED1051" w:rsidP="00ED1051">
            <w:pPr>
              <w:jc w:val="center"/>
              <w:rPr>
                <w:rFonts w:ascii="Times New Roman" w:hAnsi="Times New Roman" w:cs="Times New Roman"/>
              </w:rPr>
            </w:pPr>
          </w:p>
          <w:p w14:paraId="662221CB"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56AF7420" wp14:editId="2406D9F3">
                  <wp:extent cx="1792224" cy="128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14:paraId="467752C5"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3</w:t>
            </w:r>
          </w:p>
          <w:p w14:paraId="6AAF2A3A" w14:textId="77777777" w:rsidR="00ED1051" w:rsidRPr="00B8651A" w:rsidRDefault="00ED1051" w:rsidP="00ED1051">
            <w:pPr>
              <w:jc w:val="center"/>
              <w:rPr>
                <w:rFonts w:ascii="Times New Roman" w:hAnsi="Times New Roman" w:cs="Times New Roman"/>
              </w:rPr>
            </w:pPr>
          </w:p>
          <w:p w14:paraId="5CF3EB07"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35E40F74" wp14:editId="09319642">
                  <wp:extent cx="1792224" cy="128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14:paraId="148C6455"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4</w:t>
            </w:r>
          </w:p>
          <w:p w14:paraId="68F1BCDC" w14:textId="77777777" w:rsidR="00ED1051" w:rsidRPr="00B8651A" w:rsidRDefault="00ED1051" w:rsidP="00ED1051">
            <w:pPr>
              <w:jc w:val="center"/>
              <w:rPr>
                <w:rFonts w:ascii="Times New Roman" w:hAnsi="Times New Roman" w:cs="Times New Roman"/>
              </w:rPr>
            </w:pPr>
          </w:p>
          <w:p w14:paraId="1CE735AA"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4E5E0F88" wp14:editId="0986BF08">
                  <wp:extent cx="1792069"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r w:rsidR="00F83B18" w:rsidRPr="00B8651A" w14:paraId="3C16B0E0" w14:textId="77777777" w:rsidTr="00ED1051">
        <w:trPr>
          <w:trHeight w:val="2773"/>
        </w:trPr>
        <w:tc>
          <w:tcPr>
            <w:tcW w:w="575" w:type="dxa"/>
            <w:textDirection w:val="btLr"/>
          </w:tcPr>
          <w:p w14:paraId="157ED51B" w14:textId="77777777" w:rsidR="00F83B18" w:rsidRPr="00B8651A" w:rsidRDefault="00F83B18" w:rsidP="00A503D1">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65" w:type="dxa"/>
          </w:tcPr>
          <w:p w14:paraId="3DC21917"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5</w:t>
            </w:r>
          </w:p>
          <w:p w14:paraId="5A496E9B" w14:textId="77777777" w:rsidR="00ED1051" w:rsidRPr="00B8651A" w:rsidRDefault="00ED1051" w:rsidP="00ED1051">
            <w:pPr>
              <w:jc w:val="center"/>
              <w:rPr>
                <w:rFonts w:ascii="Times New Roman" w:hAnsi="Times New Roman" w:cs="Times New Roman"/>
              </w:rPr>
            </w:pPr>
          </w:p>
          <w:p w14:paraId="4E2515B0"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115B5B98" wp14:editId="78D586D8">
                  <wp:extent cx="1792069" cy="128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265" w:type="dxa"/>
          </w:tcPr>
          <w:p w14:paraId="7FBDD18F"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6</w:t>
            </w:r>
          </w:p>
          <w:p w14:paraId="301D45E0" w14:textId="77777777" w:rsidR="00ED1051" w:rsidRDefault="00ED1051" w:rsidP="00ED1051">
            <w:pPr>
              <w:jc w:val="center"/>
              <w:rPr>
                <w:rFonts w:ascii="Times New Roman" w:hAnsi="Times New Roman" w:cs="Times New Roman"/>
              </w:rPr>
            </w:pPr>
          </w:p>
          <w:p w14:paraId="6E0E5DA4"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32A30840" wp14:editId="33805BCA">
                  <wp:extent cx="1792224" cy="1280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p>
        </w:tc>
        <w:tc>
          <w:tcPr>
            <w:tcW w:w="3265" w:type="dxa"/>
          </w:tcPr>
          <w:p w14:paraId="382B506B"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7</w:t>
            </w:r>
          </w:p>
          <w:p w14:paraId="70B8EBD0" w14:textId="77777777" w:rsidR="00ED1051" w:rsidRPr="00B8651A" w:rsidRDefault="00ED1051" w:rsidP="00ED1051">
            <w:pPr>
              <w:jc w:val="center"/>
              <w:rPr>
                <w:rFonts w:ascii="Times New Roman" w:hAnsi="Times New Roman" w:cs="Times New Roman"/>
              </w:rPr>
            </w:pPr>
          </w:p>
          <w:p w14:paraId="013B8DB1"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5E4E145F" wp14:editId="74705EFE">
                  <wp:extent cx="1792069"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c>
          <w:tcPr>
            <w:tcW w:w="3265" w:type="dxa"/>
          </w:tcPr>
          <w:p w14:paraId="64B76DFB" w14:textId="77777777" w:rsidR="00F83B18" w:rsidRDefault="00F83B18" w:rsidP="00ED1051">
            <w:pPr>
              <w:jc w:val="center"/>
              <w:rPr>
                <w:rFonts w:ascii="Times New Roman" w:hAnsi="Times New Roman" w:cs="Times New Roman"/>
              </w:rPr>
            </w:pPr>
            <w:r w:rsidRPr="00B8651A">
              <w:rPr>
                <w:rFonts w:ascii="Times New Roman" w:hAnsi="Times New Roman" w:cs="Times New Roman"/>
              </w:rPr>
              <w:t>Scenario 8</w:t>
            </w:r>
          </w:p>
          <w:p w14:paraId="6C03163E" w14:textId="77777777" w:rsidR="00ED1051" w:rsidRPr="00B8651A" w:rsidRDefault="00ED1051" w:rsidP="00ED1051">
            <w:pPr>
              <w:jc w:val="center"/>
              <w:rPr>
                <w:rFonts w:ascii="Times New Roman" w:hAnsi="Times New Roman" w:cs="Times New Roman"/>
              </w:rPr>
            </w:pPr>
          </w:p>
          <w:p w14:paraId="4D792895" w14:textId="77777777" w:rsidR="00F83B18" w:rsidRPr="00B8651A" w:rsidRDefault="00F83B18" w:rsidP="00ED1051">
            <w:pPr>
              <w:jc w:val="center"/>
              <w:rPr>
                <w:rFonts w:ascii="Times New Roman" w:hAnsi="Times New Roman" w:cs="Times New Roman"/>
              </w:rPr>
            </w:pPr>
            <w:r>
              <w:rPr>
                <w:rFonts w:ascii="Times New Roman" w:hAnsi="Times New Roman" w:cs="Times New Roman"/>
                <w:noProof/>
              </w:rPr>
              <w:drawing>
                <wp:inline distT="0" distB="0" distL="0" distR="0" wp14:anchorId="15F9385A" wp14:editId="14F394C3">
                  <wp:extent cx="1792069" cy="1280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p>
        </w:tc>
      </w:tr>
    </w:tbl>
    <w:p w14:paraId="4D8C458F" w14:textId="77777777" w:rsidR="00F83B18" w:rsidRDefault="00ED1051" w:rsidP="00584DE7">
      <w:pPr>
        <w:pStyle w:val="Heading3"/>
      </w:pPr>
      <w:r>
        <w:t xml:space="preserve">Figure 5: Hazard-based VPC (unstratified) </w:t>
      </w:r>
      <w:r w:rsidR="00F83B18">
        <w:br w:type="page"/>
      </w:r>
    </w:p>
    <w:p w14:paraId="19556408" w14:textId="77777777" w:rsidR="00E452F5" w:rsidRDefault="000218A8" w:rsidP="00584DE7">
      <w:pPr>
        <w:pStyle w:val="Heading3"/>
      </w:pPr>
      <w:r>
        <w:lastRenderedPageBreak/>
        <w:t xml:space="preserve">Figure 6: </w:t>
      </w:r>
      <w:r w:rsidR="000E20BD">
        <w:t>Deviance r</w:t>
      </w:r>
      <w:r w:rsidR="00665C0E">
        <w:t xml:space="preserve">esiduals </w:t>
      </w:r>
      <w:r w:rsidR="000E20BD">
        <w:t>(unstratified)</w:t>
      </w:r>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C60A45" w:rsidRPr="00B8651A" w14:paraId="763C22D4" w14:textId="77777777" w:rsidTr="00C60A45">
        <w:trPr>
          <w:trHeight w:val="349"/>
        </w:trPr>
        <w:tc>
          <w:tcPr>
            <w:tcW w:w="508" w:type="dxa"/>
          </w:tcPr>
          <w:p w14:paraId="7BEB3BA7" w14:textId="77777777" w:rsidR="00665C0E" w:rsidRPr="00B8651A" w:rsidRDefault="00665C0E" w:rsidP="00665C0E">
            <w:pPr>
              <w:rPr>
                <w:rFonts w:ascii="Times New Roman" w:hAnsi="Times New Roman" w:cs="Times New Roman"/>
              </w:rPr>
            </w:pPr>
          </w:p>
        </w:tc>
        <w:tc>
          <w:tcPr>
            <w:tcW w:w="6552" w:type="dxa"/>
            <w:gridSpan w:val="2"/>
            <w:vAlign w:val="center"/>
          </w:tcPr>
          <w:p w14:paraId="0A5C7114" w14:textId="77777777" w:rsidR="00665C0E" w:rsidRPr="00B8651A" w:rsidRDefault="00665C0E" w:rsidP="0052499E">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14:paraId="176AC60A" w14:textId="77777777" w:rsidR="00665C0E" w:rsidRPr="00B8651A" w:rsidRDefault="00665C0E" w:rsidP="0052499E">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A05EBF" w:rsidRPr="00B8651A" w14:paraId="04640530" w14:textId="77777777" w:rsidTr="00C60A45">
        <w:trPr>
          <w:trHeight w:val="2759"/>
        </w:trPr>
        <w:tc>
          <w:tcPr>
            <w:tcW w:w="508" w:type="dxa"/>
            <w:textDirection w:val="btLr"/>
          </w:tcPr>
          <w:p w14:paraId="7C111DDE" w14:textId="77777777" w:rsidR="0052499E" w:rsidRPr="00B8651A" w:rsidRDefault="0052499E" w:rsidP="0052499E">
            <w:pPr>
              <w:ind w:left="113" w:right="113"/>
              <w:jc w:val="center"/>
              <w:rPr>
                <w:rFonts w:ascii="Times New Roman" w:hAnsi="Times New Roman" w:cs="Times New Roman"/>
              </w:rPr>
            </w:pPr>
            <w:r w:rsidRPr="00B8651A">
              <w:rPr>
                <w:rFonts w:ascii="Times New Roman" w:hAnsi="Times New Roman" w:cs="Times New Roman"/>
              </w:rPr>
              <w:t xml:space="preserve">Weibull </w:t>
            </w:r>
            <w:r w:rsidR="00933027">
              <w:rPr>
                <w:rFonts w:ascii="Times New Roman" w:hAnsi="Times New Roman" w:cs="Times New Roman"/>
              </w:rPr>
              <w:t xml:space="preserve"> distribution</w:t>
            </w:r>
          </w:p>
        </w:tc>
        <w:tc>
          <w:tcPr>
            <w:tcW w:w="3276" w:type="dxa"/>
            <w:vAlign w:val="center"/>
          </w:tcPr>
          <w:p w14:paraId="37B3BB6B" w14:textId="77777777" w:rsidR="0052499E" w:rsidRPr="00B8651A" w:rsidRDefault="0052499E" w:rsidP="0052499E">
            <w:pPr>
              <w:jc w:val="center"/>
              <w:rPr>
                <w:rFonts w:ascii="Times New Roman" w:hAnsi="Times New Roman" w:cs="Times New Roman"/>
              </w:rPr>
            </w:pPr>
            <w:r w:rsidRPr="00B8651A">
              <w:rPr>
                <w:rFonts w:ascii="Times New Roman" w:hAnsi="Times New Roman" w:cs="Times New Roman"/>
              </w:rPr>
              <w:t>Scenario 1</w:t>
            </w:r>
          </w:p>
          <w:p w14:paraId="0529D5C3" w14:textId="77777777" w:rsidR="0052499E" w:rsidRPr="00B8651A" w:rsidRDefault="0052499E" w:rsidP="0052499E">
            <w:pPr>
              <w:jc w:val="center"/>
              <w:rPr>
                <w:rFonts w:ascii="Times New Roman" w:hAnsi="Times New Roman" w:cs="Times New Roman"/>
              </w:rPr>
            </w:pPr>
            <w:r>
              <w:rPr>
                <w:rFonts w:ascii="Times New Roman" w:hAnsi="Times New Roman" w:cs="Times New Roman"/>
                <w:noProof/>
              </w:rPr>
              <w:drawing>
                <wp:inline distT="0" distB="0" distL="0" distR="0" wp14:anchorId="5F9EBBEE" wp14:editId="679C710D">
                  <wp:extent cx="1920240" cy="1371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30FA3DCF" w14:textId="77777777" w:rsidR="0052499E" w:rsidRPr="00B8651A" w:rsidRDefault="0052499E" w:rsidP="0052499E">
            <w:pPr>
              <w:jc w:val="center"/>
              <w:rPr>
                <w:rFonts w:ascii="Times New Roman" w:hAnsi="Times New Roman" w:cs="Times New Roman"/>
              </w:rPr>
            </w:pPr>
            <w:r w:rsidRPr="00B8651A">
              <w:rPr>
                <w:rFonts w:ascii="Times New Roman" w:hAnsi="Times New Roman" w:cs="Times New Roman"/>
              </w:rPr>
              <w:t>Scenario 2</w:t>
            </w:r>
          </w:p>
          <w:p w14:paraId="0B21E8DF" w14:textId="77777777" w:rsidR="0052499E" w:rsidRPr="00B8651A" w:rsidRDefault="0052499E" w:rsidP="0052499E">
            <w:pPr>
              <w:jc w:val="center"/>
              <w:rPr>
                <w:rFonts w:ascii="Times New Roman" w:hAnsi="Times New Roman" w:cs="Times New Roman"/>
              </w:rPr>
            </w:pPr>
            <w:r>
              <w:rPr>
                <w:rFonts w:ascii="Times New Roman" w:hAnsi="Times New Roman" w:cs="Times New Roman"/>
                <w:noProof/>
              </w:rPr>
              <w:drawing>
                <wp:inline distT="0" distB="0" distL="0" distR="0" wp14:anchorId="77A9E685" wp14:editId="4BFD849C">
                  <wp:extent cx="1920241" cy="1371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14:paraId="2EEF6F1B" w14:textId="77777777" w:rsidR="0052499E" w:rsidRDefault="0052499E" w:rsidP="0052499E">
            <w:pPr>
              <w:jc w:val="center"/>
              <w:rPr>
                <w:rFonts w:ascii="Times New Roman" w:hAnsi="Times New Roman" w:cs="Times New Roman"/>
              </w:rPr>
            </w:pPr>
            <w:r w:rsidRPr="00B8651A">
              <w:rPr>
                <w:rFonts w:ascii="Times New Roman" w:hAnsi="Times New Roman" w:cs="Times New Roman"/>
              </w:rPr>
              <w:t>Scenario 3</w:t>
            </w:r>
          </w:p>
          <w:p w14:paraId="32862C36" w14:textId="77777777" w:rsidR="0085235C" w:rsidRPr="00B8651A" w:rsidRDefault="00C60A45" w:rsidP="0052499E">
            <w:pPr>
              <w:jc w:val="center"/>
              <w:rPr>
                <w:rFonts w:ascii="Times New Roman" w:hAnsi="Times New Roman" w:cs="Times New Roman"/>
              </w:rPr>
            </w:pPr>
            <w:r>
              <w:rPr>
                <w:rFonts w:ascii="Times New Roman" w:hAnsi="Times New Roman" w:cs="Times New Roman"/>
                <w:noProof/>
              </w:rPr>
              <w:drawing>
                <wp:inline distT="0" distB="0" distL="0" distR="0" wp14:anchorId="57D53E18" wp14:editId="2ABC0E5D">
                  <wp:extent cx="1920241" cy="1371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14:paraId="605ADF71" w14:textId="77777777" w:rsidR="0052499E" w:rsidRDefault="0052499E" w:rsidP="00C60A45">
            <w:pPr>
              <w:jc w:val="center"/>
              <w:rPr>
                <w:rFonts w:ascii="Times New Roman" w:hAnsi="Times New Roman" w:cs="Times New Roman"/>
              </w:rPr>
            </w:pPr>
            <w:r w:rsidRPr="00B8651A">
              <w:rPr>
                <w:rFonts w:ascii="Times New Roman" w:hAnsi="Times New Roman" w:cs="Times New Roman"/>
              </w:rPr>
              <w:t>Scenario 4</w:t>
            </w:r>
          </w:p>
          <w:p w14:paraId="193AEB5D" w14:textId="77777777" w:rsidR="0085235C" w:rsidRPr="00B8651A" w:rsidRDefault="00C60A45" w:rsidP="00C60A45">
            <w:pPr>
              <w:jc w:val="center"/>
              <w:rPr>
                <w:rFonts w:ascii="Times New Roman" w:hAnsi="Times New Roman" w:cs="Times New Roman"/>
              </w:rPr>
            </w:pPr>
            <w:r>
              <w:rPr>
                <w:rFonts w:ascii="Times New Roman" w:hAnsi="Times New Roman" w:cs="Times New Roman"/>
                <w:noProof/>
              </w:rPr>
              <w:drawing>
                <wp:inline distT="0" distB="0" distL="0" distR="0" wp14:anchorId="0B7FD1FE" wp14:editId="41A7A656">
                  <wp:extent cx="1920241" cy="1371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r>
      <w:tr w:rsidR="00A05EBF" w:rsidRPr="00B8651A" w14:paraId="4D68608E" w14:textId="77777777" w:rsidTr="00A05EBF">
        <w:trPr>
          <w:trHeight w:val="2962"/>
        </w:trPr>
        <w:tc>
          <w:tcPr>
            <w:tcW w:w="508" w:type="dxa"/>
            <w:textDirection w:val="btLr"/>
          </w:tcPr>
          <w:p w14:paraId="0C27B0F9" w14:textId="77777777" w:rsidR="0052499E" w:rsidRPr="00B8651A" w:rsidRDefault="0052499E" w:rsidP="0052499E">
            <w:pPr>
              <w:ind w:left="113" w:right="113"/>
              <w:jc w:val="center"/>
              <w:rPr>
                <w:rFonts w:ascii="Times New Roman" w:hAnsi="Times New Roman" w:cs="Times New Roman"/>
              </w:rPr>
            </w:pPr>
            <w:r w:rsidRPr="00B8651A">
              <w:rPr>
                <w:rFonts w:ascii="Times New Roman" w:hAnsi="Times New Roman" w:cs="Times New Roman"/>
              </w:rPr>
              <w:t xml:space="preserve">Exponential </w:t>
            </w:r>
            <w:r w:rsidR="00933027">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14:paraId="69BCEC37" w14:textId="77777777" w:rsidR="0052499E" w:rsidRDefault="0052499E" w:rsidP="0052499E">
            <w:pPr>
              <w:jc w:val="center"/>
              <w:rPr>
                <w:rFonts w:ascii="Times New Roman" w:hAnsi="Times New Roman" w:cs="Times New Roman"/>
              </w:rPr>
            </w:pPr>
            <w:r w:rsidRPr="00B8651A">
              <w:rPr>
                <w:rFonts w:ascii="Times New Roman" w:hAnsi="Times New Roman" w:cs="Times New Roman"/>
              </w:rPr>
              <w:t>Scenario 5</w:t>
            </w:r>
          </w:p>
          <w:p w14:paraId="0FBED6D2" w14:textId="77777777" w:rsidR="0052499E" w:rsidRPr="00B8651A" w:rsidRDefault="0052499E" w:rsidP="0052499E">
            <w:pPr>
              <w:jc w:val="center"/>
              <w:rPr>
                <w:rFonts w:ascii="Times New Roman" w:hAnsi="Times New Roman" w:cs="Times New Roman"/>
              </w:rPr>
            </w:pPr>
            <w:r>
              <w:rPr>
                <w:rFonts w:ascii="Times New Roman" w:hAnsi="Times New Roman" w:cs="Times New Roman"/>
                <w:noProof/>
              </w:rPr>
              <w:drawing>
                <wp:inline distT="0" distB="0" distL="0" distR="0" wp14:anchorId="57A4F966" wp14:editId="6F0094D2">
                  <wp:extent cx="1920241" cy="1371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14:paraId="2743EBCA" w14:textId="77777777" w:rsidR="0052499E" w:rsidRDefault="0052499E" w:rsidP="00A05EBF">
            <w:pPr>
              <w:jc w:val="center"/>
              <w:rPr>
                <w:rFonts w:ascii="Times New Roman" w:hAnsi="Times New Roman" w:cs="Times New Roman"/>
              </w:rPr>
            </w:pPr>
            <w:r w:rsidRPr="00B8651A">
              <w:rPr>
                <w:rFonts w:ascii="Times New Roman" w:hAnsi="Times New Roman" w:cs="Times New Roman"/>
              </w:rPr>
              <w:t>Scenario 6</w:t>
            </w:r>
          </w:p>
          <w:p w14:paraId="73B97261" w14:textId="77777777" w:rsidR="00A05EBF" w:rsidRPr="00B8651A" w:rsidRDefault="00A05EBF" w:rsidP="00A05EBF">
            <w:pPr>
              <w:jc w:val="center"/>
              <w:rPr>
                <w:rFonts w:ascii="Times New Roman" w:hAnsi="Times New Roman" w:cs="Times New Roman"/>
              </w:rPr>
            </w:pPr>
            <w:r>
              <w:rPr>
                <w:rFonts w:ascii="Times New Roman" w:hAnsi="Times New Roman" w:cs="Times New Roman"/>
                <w:noProof/>
              </w:rPr>
              <w:drawing>
                <wp:inline distT="0" distB="0" distL="0" distR="0" wp14:anchorId="045A232B" wp14:editId="1103EB3C">
                  <wp:extent cx="1920241" cy="137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c>
          <w:tcPr>
            <w:tcW w:w="3276" w:type="dxa"/>
            <w:vAlign w:val="center"/>
          </w:tcPr>
          <w:p w14:paraId="2C65F6D0" w14:textId="77777777" w:rsidR="0052499E" w:rsidRDefault="0052499E" w:rsidP="00A05EBF">
            <w:pPr>
              <w:jc w:val="center"/>
              <w:rPr>
                <w:rFonts w:ascii="Times New Roman" w:hAnsi="Times New Roman" w:cs="Times New Roman"/>
              </w:rPr>
            </w:pPr>
            <w:r w:rsidRPr="00B8651A">
              <w:rPr>
                <w:rFonts w:ascii="Times New Roman" w:hAnsi="Times New Roman" w:cs="Times New Roman"/>
              </w:rPr>
              <w:t>Scenario 7</w:t>
            </w:r>
          </w:p>
          <w:p w14:paraId="5EBA61E7" w14:textId="77777777" w:rsidR="00A05EBF" w:rsidRPr="00B8651A" w:rsidRDefault="00A05EBF" w:rsidP="00A05EBF">
            <w:pPr>
              <w:jc w:val="center"/>
              <w:rPr>
                <w:rFonts w:ascii="Times New Roman" w:hAnsi="Times New Roman" w:cs="Times New Roman"/>
              </w:rPr>
            </w:pPr>
            <w:r>
              <w:rPr>
                <w:rFonts w:ascii="Times New Roman" w:hAnsi="Times New Roman" w:cs="Times New Roman"/>
                <w:noProof/>
              </w:rPr>
              <w:drawing>
                <wp:inline distT="0" distB="0" distL="0" distR="0" wp14:anchorId="5E6422A1" wp14:editId="42915F6B">
                  <wp:extent cx="1920240" cy="1371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2F4ABAAD" w14:textId="77777777" w:rsidR="0052499E" w:rsidRDefault="0052499E" w:rsidP="00A05EBF">
            <w:pPr>
              <w:jc w:val="center"/>
              <w:rPr>
                <w:rFonts w:ascii="Times New Roman" w:hAnsi="Times New Roman" w:cs="Times New Roman"/>
              </w:rPr>
            </w:pPr>
            <w:r w:rsidRPr="00B8651A">
              <w:rPr>
                <w:rFonts w:ascii="Times New Roman" w:hAnsi="Times New Roman" w:cs="Times New Roman"/>
              </w:rPr>
              <w:t>Scenario 8</w:t>
            </w:r>
          </w:p>
          <w:p w14:paraId="60E85DEE" w14:textId="77777777" w:rsidR="00A05EBF" w:rsidRPr="00B8651A" w:rsidRDefault="00A05EBF" w:rsidP="00A05EBF">
            <w:pPr>
              <w:jc w:val="center"/>
              <w:rPr>
                <w:rFonts w:ascii="Times New Roman" w:hAnsi="Times New Roman" w:cs="Times New Roman"/>
              </w:rPr>
            </w:pPr>
            <w:r>
              <w:rPr>
                <w:rFonts w:ascii="Times New Roman" w:hAnsi="Times New Roman" w:cs="Times New Roman"/>
                <w:noProof/>
              </w:rPr>
              <w:drawing>
                <wp:inline distT="0" distB="0" distL="0" distR="0" wp14:anchorId="5E06590C" wp14:editId="3492FEA5">
                  <wp:extent cx="1920241"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p>
        </w:tc>
      </w:tr>
    </w:tbl>
    <w:p w14:paraId="384D1369" w14:textId="77777777" w:rsidR="00E075C0" w:rsidRDefault="00E075C0" w:rsidP="00222E8B"/>
    <w:p w14:paraId="7FEE653A" w14:textId="77777777" w:rsidR="00DF5D31" w:rsidRDefault="004C2B11" w:rsidP="00A503D1">
      <w:pPr>
        <w:spacing w:line="276" w:lineRule="auto"/>
        <w:rPr>
          <w:rFonts w:ascii="Times New Roman" w:hAnsi="Times New Roman" w:cs="Times New Roman"/>
        </w:rPr>
        <w:sectPr w:rsidR="00DF5D31" w:rsidSect="00E452F5">
          <w:pgSz w:w="15840" w:h="12240" w:orient="landscape"/>
          <w:pgMar w:top="1440" w:right="1440" w:bottom="1440" w:left="1440" w:header="720" w:footer="720" w:gutter="0"/>
          <w:cols w:space="720"/>
          <w:docGrid w:linePitch="360"/>
        </w:sectPr>
      </w:pPr>
      <w:r>
        <w:rPr>
          <w:rFonts w:ascii="Times New Roman" w:hAnsi="Times New Roman" w:cs="Times New Roman"/>
        </w:rPr>
        <w:br w:type="page"/>
      </w:r>
    </w:p>
    <w:p w14:paraId="77AE6A36" w14:textId="77777777" w:rsidR="004C4F3A" w:rsidRPr="000B6E9D" w:rsidRDefault="00584DE7" w:rsidP="004C4F3A">
      <w:pPr>
        <w:pStyle w:val="Heading3"/>
      </w:pPr>
      <w:r>
        <w:lastRenderedPageBreak/>
        <w:t>Figure 7</w:t>
      </w:r>
      <w:r w:rsidR="000B6E9D">
        <w:t>A</w:t>
      </w:r>
      <w:r>
        <w:t xml:space="preserve">: </w:t>
      </w:r>
      <w:r w:rsidR="004C4F3A">
        <w:t>Survival-based VPC (</w:t>
      </w:r>
      <w:r w:rsidR="006E1BED">
        <w:t>stratified by dose</w:t>
      </w:r>
      <w:r w:rsidR="00B262EF">
        <w:t>, Weibull distribution</w:t>
      </w:r>
      <w:r w:rsidR="006E1BED">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F731AB" w:rsidRPr="00B8651A" w14:paraId="2AFC7BEF" w14:textId="77777777" w:rsidTr="00EC7539">
        <w:trPr>
          <w:trHeight w:val="3739"/>
        </w:trPr>
        <w:tc>
          <w:tcPr>
            <w:tcW w:w="558" w:type="dxa"/>
            <w:textDirection w:val="btLr"/>
          </w:tcPr>
          <w:p w14:paraId="792D9B77" w14:textId="77777777" w:rsidR="00922FF1" w:rsidRPr="00592881" w:rsidRDefault="00922FF1"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210" w:type="dxa"/>
          </w:tcPr>
          <w:p w14:paraId="65B21C30" w14:textId="77777777" w:rsidR="00922FF1" w:rsidRPr="00B8651A" w:rsidRDefault="00922FF1" w:rsidP="000A0D5C">
            <w:pPr>
              <w:rPr>
                <w:rFonts w:ascii="Times New Roman" w:hAnsi="Times New Roman" w:cs="Times New Roman"/>
              </w:rPr>
            </w:pPr>
            <w:r w:rsidRPr="00B8651A">
              <w:rPr>
                <w:rFonts w:ascii="Times New Roman" w:hAnsi="Times New Roman" w:cs="Times New Roman"/>
              </w:rPr>
              <w:t>Scenario 1</w:t>
            </w:r>
            <w:r w:rsidR="000A0D5C">
              <w:rPr>
                <w:rFonts w:ascii="Times New Roman" w:hAnsi="Times New Roman" w:cs="Times New Roman"/>
              </w:rPr>
              <w:t xml:space="preserve"> </w:t>
            </w:r>
            <w:r w:rsidR="000A0D5C">
              <w:rPr>
                <w:rFonts w:ascii="Times New Roman" w:hAnsi="Times New Roman" w:cs="Times New Roman"/>
                <w:noProof/>
              </w:rPr>
              <w:drawing>
                <wp:inline distT="0" distB="0" distL="0" distR="0" wp14:anchorId="063FDF41" wp14:editId="5B6475E3">
                  <wp:extent cx="3456432" cy="24688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p w14:paraId="7CF0564B" w14:textId="77777777" w:rsidR="00922FF1" w:rsidRPr="00B8651A" w:rsidRDefault="00922FF1" w:rsidP="000A0D5C">
            <w:pPr>
              <w:rPr>
                <w:rFonts w:ascii="Times New Roman" w:hAnsi="Times New Roman" w:cs="Times New Roman"/>
              </w:rPr>
            </w:pPr>
          </w:p>
        </w:tc>
        <w:tc>
          <w:tcPr>
            <w:tcW w:w="5760" w:type="dxa"/>
          </w:tcPr>
          <w:p w14:paraId="2B2B7AED" w14:textId="77777777" w:rsidR="00922FF1" w:rsidRPr="00B8651A" w:rsidRDefault="00922FF1" w:rsidP="000A0D5C">
            <w:pPr>
              <w:rPr>
                <w:rFonts w:ascii="Times New Roman" w:hAnsi="Times New Roman" w:cs="Times New Roman"/>
              </w:rPr>
            </w:pPr>
            <w:r w:rsidRPr="00B8651A">
              <w:rPr>
                <w:rFonts w:ascii="Times New Roman" w:hAnsi="Times New Roman" w:cs="Times New Roman"/>
              </w:rPr>
              <w:t>Scenario 2</w:t>
            </w:r>
          </w:p>
          <w:p w14:paraId="3E179D5B" w14:textId="77777777" w:rsidR="00922FF1" w:rsidRPr="00B8651A" w:rsidRDefault="00F731AB" w:rsidP="000A0D5C">
            <w:pPr>
              <w:rPr>
                <w:rFonts w:ascii="Times New Roman" w:hAnsi="Times New Roman" w:cs="Times New Roman"/>
              </w:rPr>
            </w:pPr>
            <w:r>
              <w:rPr>
                <w:rFonts w:ascii="Times New Roman" w:hAnsi="Times New Roman" w:cs="Times New Roman"/>
                <w:noProof/>
              </w:rPr>
              <w:drawing>
                <wp:inline distT="0" distB="0" distL="0" distR="0" wp14:anchorId="380B64ED" wp14:editId="282B9B4F">
                  <wp:extent cx="3456433" cy="2468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p>
        </w:tc>
      </w:tr>
      <w:tr w:rsidR="00F731AB" w:rsidRPr="00B8651A" w14:paraId="71FD2729" w14:textId="77777777" w:rsidTr="00EC7539">
        <w:trPr>
          <w:trHeight w:val="4014"/>
        </w:trPr>
        <w:tc>
          <w:tcPr>
            <w:tcW w:w="558" w:type="dxa"/>
            <w:textDirection w:val="btLr"/>
          </w:tcPr>
          <w:p w14:paraId="332B4B6E" w14:textId="77777777" w:rsidR="00922FF1" w:rsidRPr="00592881" w:rsidRDefault="00922FF1"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210" w:type="dxa"/>
          </w:tcPr>
          <w:p w14:paraId="1EF97901" w14:textId="77777777" w:rsidR="00922FF1" w:rsidRDefault="00922FF1" w:rsidP="000A0D5C">
            <w:pPr>
              <w:rPr>
                <w:rFonts w:ascii="Times New Roman" w:hAnsi="Times New Roman" w:cs="Times New Roman"/>
              </w:rPr>
            </w:pPr>
            <w:r>
              <w:rPr>
                <w:rFonts w:ascii="Times New Roman" w:hAnsi="Times New Roman" w:cs="Times New Roman"/>
              </w:rPr>
              <w:t>Scenario 3</w:t>
            </w:r>
          </w:p>
          <w:p w14:paraId="63A3DE1F" w14:textId="77777777" w:rsidR="00922FF1" w:rsidRPr="00B8651A" w:rsidRDefault="00F3037A" w:rsidP="000A0D5C">
            <w:pPr>
              <w:rPr>
                <w:rFonts w:ascii="Times New Roman" w:hAnsi="Times New Roman" w:cs="Times New Roman"/>
              </w:rPr>
            </w:pPr>
            <w:r>
              <w:rPr>
                <w:rFonts w:ascii="Times New Roman" w:hAnsi="Times New Roman" w:cs="Times New Roman"/>
                <w:noProof/>
              </w:rPr>
              <w:drawing>
                <wp:inline distT="0" distB="0" distL="0" distR="0" wp14:anchorId="2BF1FCEB" wp14:editId="7D808754">
                  <wp:extent cx="3456432" cy="2468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208D4566" w14:textId="77777777" w:rsidR="00922FF1" w:rsidRDefault="00922FF1" w:rsidP="000A0D5C">
            <w:pPr>
              <w:rPr>
                <w:rFonts w:ascii="Times New Roman" w:hAnsi="Times New Roman" w:cs="Times New Roman"/>
              </w:rPr>
            </w:pPr>
            <w:r>
              <w:rPr>
                <w:rFonts w:ascii="Times New Roman" w:hAnsi="Times New Roman" w:cs="Times New Roman"/>
              </w:rPr>
              <w:t>Scenario 4</w:t>
            </w:r>
          </w:p>
          <w:p w14:paraId="66AC1060" w14:textId="77777777" w:rsidR="00922FF1" w:rsidRPr="00B8651A" w:rsidRDefault="00592881" w:rsidP="000A0D5C">
            <w:pPr>
              <w:rPr>
                <w:rFonts w:ascii="Times New Roman" w:hAnsi="Times New Roman" w:cs="Times New Roman"/>
              </w:rPr>
            </w:pPr>
            <w:r>
              <w:rPr>
                <w:rFonts w:ascii="Times New Roman" w:hAnsi="Times New Roman" w:cs="Times New Roman"/>
                <w:noProof/>
              </w:rPr>
              <w:drawing>
                <wp:inline distT="0" distB="0" distL="0" distR="0" wp14:anchorId="46D4980D" wp14:editId="64DA1259">
                  <wp:extent cx="3456433" cy="2468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p>
        </w:tc>
      </w:tr>
    </w:tbl>
    <w:p w14:paraId="17D44C81" w14:textId="77777777" w:rsidR="00933027" w:rsidRPr="000B6E9D" w:rsidRDefault="004C4F3A" w:rsidP="00933027">
      <w:pPr>
        <w:pStyle w:val="Heading3"/>
      </w:pPr>
      <w:r>
        <w:lastRenderedPageBreak/>
        <w:t xml:space="preserve"> </w:t>
      </w:r>
      <w:r w:rsidR="00933027">
        <w:t>Figure 7</w:t>
      </w:r>
      <w:r w:rsidR="007A000D">
        <w:t>B</w:t>
      </w:r>
      <w:r w:rsidR="00933027">
        <w:t>: Survival-based VPC (stratified by dose</w:t>
      </w:r>
      <w:r w:rsidR="00EC7539">
        <w:t>, exponential distribution</w:t>
      </w:r>
      <w:r w:rsidR="00933027">
        <w:t xml:space="preserve">) </w:t>
      </w:r>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0956D1" w:rsidRPr="00B8651A" w14:paraId="3E22662E" w14:textId="77777777" w:rsidTr="00074E02">
        <w:trPr>
          <w:trHeight w:val="3947"/>
        </w:trPr>
        <w:tc>
          <w:tcPr>
            <w:tcW w:w="585" w:type="dxa"/>
            <w:textDirection w:val="btLr"/>
          </w:tcPr>
          <w:p w14:paraId="4687A709" w14:textId="77777777" w:rsidR="00C06449" w:rsidRPr="00592881" w:rsidRDefault="00C06449"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506" w:type="dxa"/>
          </w:tcPr>
          <w:p w14:paraId="5D1FEA9F" w14:textId="77777777" w:rsidR="00C06449" w:rsidRPr="00B8651A" w:rsidRDefault="00C06449" w:rsidP="001B1CDA">
            <w:pPr>
              <w:rPr>
                <w:rFonts w:ascii="Times New Roman" w:hAnsi="Times New Roman" w:cs="Times New Roman"/>
              </w:rPr>
            </w:pPr>
            <w:r>
              <w:rPr>
                <w:rFonts w:ascii="Times New Roman" w:hAnsi="Times New Roman" w:cs="Times New Roman"/>
              </w:rPr>
              <w:t xml:space="preserve">Scenario 5 </w:t>
            </w:r>
          </w:p>
          <w:p w14:paraId="2C78B43F" w14:textId="77777777" w:rsidR="00C06449" w:rsidRPr="00B8651A" w:rsidRDefault="000956D1" w:rsidP="001B1CDA">
            <w:pPr>
              <w:rPr>
                <w:rFonts w:ascii="Times New Roman" w:hAnsi="Times New Roman" w:cs="Times New Roman"/>
              </w:rPr>
            </w:pPr>
            <w:r>
              <w:rPr>
                <w:rFonts w:ascii="Times New Roman" w:hAnsi="Times New Roman" w:cs="Times New Roman"/>
                <w:noProof/>
              </w:rPr>
              <w:drawing>
                <wp:inline distT="0" distB="0" distL="0" distR="0" wp14:anchorId="1CFEC231" wp14:editId="746C8DD1">
                  <wp:extent cx="3328416" cy="2377440"/>
                  <wp:effectExtent l="0" t="0" r="571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6035" w:type="dxa"/>
          </w:tcPr>
          <w:p w14:paraId="2DA7B09A" w14:textId="77777777" w:rsidR="00C06449" w:rsidRPr="00B8651A" w:rsidRDefault="00C06449" w:rsidP="001B1CDA">
            <w:pPr>
              <w:rPr>
                <w:rFonts w:ascii="Times New Roman" w:hAnsi="Times New Roman" w:cs="Times New Roman"/>
              </w:rPr>
            </w:pPr>
            <w:r>
              <w:rPr>
                <w:rFonts w:ascii="Times New Roman" w:hAnsi="Times New Roman" w:cs="Times New Roman"/>
              </w:rPr>
              <w:t>Scenario 6</w:t>
            </w:r>
          </w:p>
          <w:p w14:paraId="152EC403" w14:textId="77777777" w:rsidR="00C06449" w:rsidRPr="00B8651A" w:rsidRDefault="000956D1" w:rsidP="001B1CDA">
            <w:pPr>
              <w:rPr>
                <w:rFonts w:ascii="Times New Roman" w:hAnsi="Times New Roman" w:cs="Times New Roman"/>
              </w:rPr>
            </w:pPr>
            <w:r>
              <w:rPr>
                <w:rFonts w:ascii="Times New Roman" w:hAnsi="Times New Roman" w:cs="Times New Roman"/>
                <w:noProof/>
              </w:rPr>
              <w:drawing>
                <wp:inline distT="0" distB="0" distL="0" distR="0" wp14:anchorId="038977BA" wp14:editId="4BC2C428">
                  <wp:extent cx="3328416" cy="2377440"/>
                  <wp:effectExtent l="0" t="0" r="571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r w:rsidR="000956D1" w:rsidRPr="00B8651A" w14:paraId="45A90859" w14:textId="77777777" w:rsidTr="00074E02">
        <w:trPr>
          <w:trHeight w:val="4238"/>
        </w:trPr>
        <w:tc>
          <w:tcPr>
            <w:tcW w:w="585" w:type="dxa"/>
            <w:textDirection w:val="btLr"/>
          </w:tcPr>
          <w:p w14:paraId="48B6CA4D" w14:textId="77777777" w:rsidR="00C06449" w:rsidRPr="00592881" w:rsidRDefault="00C06449"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506" w:type="dxa"/>
          </w:tcPr>
          <w:p w14:paraId="277BD2C7" w14:textId="77777777" w:rsidR="00C06449" w:rsidRDefault="00C06449" w:rsidP="001B1CDA">
            <w:pPr>
              <w:rPr>
                <w:rFonts w:ascii="Times New Roman" w:hAnsi="Times New Roman" w:cs="Times New Roman"/>
              </w:rPr>
            </w:pPr>
            <w:r>
              <w:rPr>
                <w:rFonts w:ascii="Times New Roman" w:hAnsi="Times New Roman" w:cs="Times New Roman"/>
              </w:rPr>
              <w:t>Scenario 7</w:t>
            </w:r>
          </w:p>
          <w:p w14:paraId="5451D7DC" w14:textId="77777777" w:rsidR="00C06449" w:rsidRPr="00B8651A" w:rsidRDefault="000956D1" w:rsidP="001B1CDA">
            <w:pPr>
              <w:rPr>
                <w:rFonts w:ascii="Times New Roman" w:hAnsi="Times New Roman" w:cs="Times New Roman"/>
              </w:rPr>
            </w:pPr>
            <w:r>
              <w:rPr>
                <w:rFonts w:ascii="Times New Roman" w:hAnsi="Times New Roman" w:cs="Times New Roman"/>
                <w:noProof/>
              </w:rPr>
              <w:drawing>
                <wp:inline distT="0" distB="0" distL="0" distR="0" wp14:anchorId="09EC051B" wp14:editId="3E8C96BB">
                  <wp:extent cx="3328416" cy="2377440"/>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6035" w:type="dxa"/>
          </w:tcPr>
          <w:p w14:paraId="62D2FC45" w14:textId="77777777" w:rsidR="00C06449" w:rsidRDefault="00C06449" w:rsidP="001B1CDA">
            <w:pPr>
              <w:rPr>
                <w:rFonts w:ascii="Times New Roman" w:hAnsi="Times New Roman" w:cs="Times New Roman"/>
              </w:rPr>
            </w:pPr>
            <w:r>
              <w:rPr>
                <w:rFonts w:ascii="Times New Roman" w:hAnsi="Times New Roman" w:cs="Times New Roman"/>
              </w:rPr>
              <w:t>Scenario 8</w:t>
            </w:r>
          </w:p>
          <w:p w14:paraId="5324CBBE" w14:textId="77777777" w:rsidR="00C06449" w:rsidRPr="00B8651A" w:rsidRDefault="000956D1" w:rsidP="001B1CDA">
            <w:pPr>
              <w:rPr>
                <w:rFonts w:ascii="Times New Roman" w:hAnsi="Times New Roman" w:cs="Times New Roman"/>
              </w:rPr>
            </w:pPr>
            <w:r>
              <w:rPr>
                <w:rFonts w:ascii="Times New Roman" w:hAnsi="Times New Roman" w:cs="Times New Roman"/>
                <w:noProof/>
              </w:rPr>
              <w:drawing>
                <wp:inline distT="0" distB="0" distL="0" distR="0" wp14:anchorId="327F4712" wp14:editId="57D64DC9">
                  <wp:extent cx="3328416" cy="237744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bl>
    <w:p w14:paraId="00B20D63" w14:textId="77777777" w:rsidR="00EC7539" w:rsidRDefault="00933027" w:rsidP="00EC7539">
      <w:pPr>
        <w:pStyle w:val="Heading3"/>
      </w:pPr>
      <w:r>
        <w:rPr>
          <w:rFonts w:ascii="Times New Roman" w:hAnsi="Times New Roman" w:cs="Times New Roman"/>
        </w:rPr>
        <w:br w:type="page"/>
      </w:r>
      <w:r w:rsidR="00EC7539">
        <w:lastRenderedPageBreak/>
        <w:t>Figure 8A: Hazard-based VPC (stratified by dose</w:t>
      </w:r>
      <w:r w:rsidR="00C36140">
        <w:t>, Weibull distribution</w:t>
      </w:r>
      <w:r w:rsidR="00EC7539">
        <w:t xml:space="preserve">) </w:t>
      </w:r>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7B0E3B" w:rsidRPr="00B8651A" w14:paraId="4CA6FD53" w14:textId="77777777" w:rsidTr="00074E02">
        <w:trPr>
          <w:trHeight w:val="3862"/>
        </w:trPr>
        <w:tc>
          <w:tcPr>
            <w:tcW w:w="585" w:type="dxa"/>
            <w:textDirection w:val="btLr"/>
          </w:tcPr>
          <w:p w14:paraId="49B83447" w14:textId="77777777" w:rsidR="00C36140" w:rsidRPr="00592881" w:rsidRDefault="00C36140"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506" w:type="dxa"/>
          </w:tcPr>
          <w:p w14:paraId="3ABA732B" w14:textId="77777777" w:rsidR="00C36140" w:rsidRPr="00B8651A" w:rsidRDefault="00C36140" w:rsidP="001B1CDA">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14:paraId="1DE102BA" w14:textId="77777777" w:rsidR="00C36140" w:rsidRPr="00B8651A" w:rsidRDefault="00EE3006" w:rsidP="001B1CDA">
            <w:pPr>
              <w:rPr>
                <w:rFonts w:ascii="Times New Roman" w:hAnsi="Times New Roman" w:cs="Times New Roman"/>
              </w:rPr>
            </w:pPr>
            <w:r>
              <w:rPr>
                <w:rFonts w:ascii="Times New Roman" w:hAnsi="Times New Roman" w:cs="Times New Roman"/>
                <w:noProof/>
              </w:rPr>
              <w:drawing>
                <wp:inline distT="0" distB="0" distL="0" distR="0" wp14:anchorId="53730677" wp14:editId="7ECBD307">
                  <wp:extent cx="3456432" cy="2468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6035" w:type="dxa"/>
          </w:tcPr>
          <w:p w14:paraId="5C3265B2" w14:textId="77777777" w:rsidR="00C36140" w:rsidRPr="00B8651A" w:rsidRDefault="00C36140" w:rsidP="001B1CDA">
            <w:pPr>
              <w:rPr>
                <w:rFonts w:ascii="Times New Roman" w:hAnsi="Times New Roman" w:cs="Times New Roman"/>
              </w:rPr>
            </w:pPr>
            <w:r w:rsidRPr="00B8651A">
              <w:rPr>
                <w:rFonts w:ascii="Times New Roman" w:hAnsi="Times New Roman" w:cs="Times New Roman"/>
              </w:rPr>
              <w:t>Scenario 2</w:t>
            </w:r>
          </w:p>
          <w:p w14:paraId="14744C7C" w14:textId="77777777" w:rsidR="00C36140" w:rsidRPr="00B8651A" w:rsidRDefault="00CB44AD" w:rsidP="001B1CDA">
            <w:pPr>
              <w:rPr>
                <w:rFonts w:ascii="Times New Roman" w:hAnsi="Times New Roman" w:cs="Times New Roman"/>
              </w:rPr>
            </w:pPr>
            <w:r>
              <w:rPr>
                <w:rFonts w:ascii="Times New Roman" w:hAnsi="Times New Roman" w:cs="Times New Roman"/>
                <w:noProof/>
              </w:rPr>
              <w:drawing>
                <wp:inline distT="0" distB="0" distL="0" distR="0" wp14:anchorId="6C6B9E8A" wp14:editId="77ADFCA8">
                  <wp:extent cx="3456432" cy="24688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7B0E3B" w:rsidRPr="00B8651A" w14:paraId="55851659" w14:textId="77777777" w:rsidTr="00074E02">
        <w:trPr>
          <w:trHeight w:val="4146"/>
        </w:trPr>
        <w:tc>
          <w:tcPr>
            <w:tcW w:w="585" w:type="dxa"/>
            <w:textDirection w:val="btLr"/>
          </w:tcPr>
          <w:p w14:paraId="3D512F8C" w14:textId="77777777" w:rsidR="00C36140" w:rsidRPr="00592881" w:rsidRDefault="00C36140"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506" w:type="dxa"/>
          </w:tcPr>
          <w:p w14:paraId="6E99D1E4" w14:textId="77777777" w:rsidR="00C36140" w:rsidRDefault="00C36140" w:rsidP="001B1CDA">
            <w:pPr>
              <w:rPr>
                <w:rFonts w:ascii="Times New Roman" w:hAnsi="Times New Roman" w:cs="Times New Roman"/>
              </w:rPr>
            </w:pPr>
            <w:r>
              <w:rPr>
                <w:rFonts w:ascii="Times New Roman" w:hAnsi="Times New Roman" w:cs="Times New Roman"/>
              </w:rPr>
              <w:t>Scenario 3</w:t>
            </w:r>
          </w:p>
          <w:p w14:paraId="1E161556" w14:textId="77777777" w:rsidR="00C36140" w:rsidRPr="00B8651A" w:rsidRDefault="007B0E3B" w:rsidP="001B1CDA">
            <w:pPr>
              <w:rPr>
                <w:rFonts w:ascii="Times New Roman" w:hAnsi="Times New Roman" w:cs="Times New Roman"/>
              </w:rPr>
            </w:pPr>
            <w:r>
              <w:rPr>
                <w:rFonts w:ascii="Times New Roman" w:hAnsi="Times New Roman" w:cs="Times New Roman"/>
                <w:noProof/>
              </w:rPr>
              <w:drawing>
                <wp:inline distT="0" distB="0" distL="0" distR="0" wp14:anchorId="68C2A1DB" wp14:editId="0DC82CE6">
                  <wp:extent cx="3456432" cy="2468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6035" w:type="dxa"/>
          </w:tcPr>
          <w:p w14:paraId="503D414F" w14:textId="77777777" w:rsidR="00C36140" w:rsidRDefault="00C36140" w:rsidP="001B1CDA">
            <w:pPr>
              <w:rPr>
                <w:rFonts w:ascii="Times New Roman" w:hAnsi="Times New Roman" w:cs="Times New Roman"/>
              </w:rPr>
            </w:pPr>
            <w:r>
              <w:rPr>
                <w:rFonts w:ascii="Times New Roman" w:hAnsi="Times New Roman" w:cs="Times New Roman"/>
              </w:rPr>
              <w:t>Scenario 4</w:t>
            </w:r>
          </w:p>
          <w:p w14:paraId="58FF4EF6" w14:textId="77777777" w:rsidR="00C36140" w:rsidRPr="00B8651A" w:rsidRDefault="007B0E3B" w:rsidP="001B1CDA">
            <w:pPr>
              <w:rPr>
                <w:rFonts w:ascii="Times New Roman" w:hAnsi="Times New Roman" w:cs="Times New Roman"/>
              </w:rPr>
            </w:pPr>
            <w:r>
              <w:rPr>
                <w:rFonts w:ascii="Times New Roman" w:hAnsi="Times New Roman" w:cs="Times New Roman"/>
                <w:noProof/>
              </w:rPr>
              <w:drawing>
                <wp:inline distT="0" distB="0" distL="0" distR="0" wp14:anchorId="536F1AF7" wp14:editId="686A6466">
                  <wp:extent cx="3456432" cy="24688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14:paraId="6DB72C25" w14:textId="77777777" w:rsidR="00C36140" w:rsidRDefault="00C36140" w:rsidP="00C36140">
      <w:pPr>
        <w:pStyle w:val="Heading3"/>
      </w:pPr>
      <w:r>
        <w:lastRenderedPageBreak/>
        <w:t xml:space="preserve">Figure </w:t>
      </w:r>
      <w:r w:rsidR="007A000D">
        <w:t>8B</w:t>
      </w:r>
      <w:r>
        <w:t xml:space="preserve">: Hazard-based VPC (stratified by dose, exponential distribution)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487292" w:rsidRPr="00B8651A" w14:paraId="5086DDBE" w14:textId="77777777" w:rsidTr="001B1CDA">
        <w:trPr>
          <w:trHeight w:val="3739"/>
        </w:trPr>
        <w:tc>
          <w:tcPr>
            <w:tcW w:w="558" w:type="dxa"/>
            <w:textDirection w:val="btLr"/>
          </w:tcPr>
          <w:p w14:paraId="27258326" w14:textId="77777777" w:rsidR="00487292" w:rsidRPr="00592881" w:rsidRDefault="00487292"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E-max Model</w:t>
            </w:r>
          </w:p>
        </w:tc>
        <w:tc>
          <w:tcPr>
            <w:tcW w:w="6210" w:type="dxa"/>
          </w:tcPr>
          <w:p w14:paraId="65251E72" w14:textId="77777777" w:rsidR="00487292" w:rsidRPr="00B8651A" w:rsidRDefault="00487292" w:rsidP="001B1CDA">
            <w:pPr>
              <w:rPr>
                <w:rFonts w:ascii="Times New Roman" w:hAnsi="Times New Roman" w:cs="Times New Roman"/>
              </w:rPr>
            </w:pPr>
            <w:r>
              <w:rPr>
                <w:rFonts w:ascii="Times New Roman" w:hAnsi="Times New Roman" w:cs="Times New Roman"/>
              </w:rPr>
              <w:t xml:space="preserve">Scenario 5 </w:t>
            </w:r>
          </w:p>
          <w:p w14:paraId="5C0DECDB" w14:textId="77777777" w:rsidR="00487292" w:rsidRPr="00B8651A" w:rsidRDefault="007A000D" w:rsidP="001B1CDA">
            <w:pPr>
              <w:rPr>
                <w:rFonts w:ascii="Times New Roman" w:hAnsi="Times New Roman" w:cs="Times New Roman"/>
              </w:rPr>
            </w:pPr>
            <w:r>
              <w:rPr>
                <w:rFonts w:ascii="Times New Roman" w:hAnsi="Times New Roman" w:cs="Times New Roman"/>
                <w:noProof/>
              </w:rPr>
              <w:drawing>
                <wp:inline distT="0" distB="0" distL="0" distR="0" wp14:anchorId="549A81C2" wp14:editId="4670CE1C">
                  <wp:extent cx="3328416" cy="237744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5760" w:type="dxa"/>
          </w:tcPr>
          <w:p w14:paraId="1D44678D" w14:textId="77777777" w:rsidR="00487292" w:rsidRPr="00B8651A" w:rsidRDefault="00487292" w:rsidP="001B1CDA">
            <w:pPr>
              <w:rPr>
                <w:rFonts w:ascii="Times New Roman" w:hAnsi="Times New Roman" w:cs="Times New Roman"/>
              </w:rPr>
            </w:pPr>
            <w:r>
              <w:rPr>
                <w:rFonts w:ascii="Times New Roman" w:hAnsi="Times New Roman" w:cs="Times New Roman"/>
              </w:rPr>
              <w:t>Scenario 6</w:t>
            </w:r>
          </w:p>
          <w:p w14:paraId="64454577" w14:textId="77777777" w:rsidR="00487292" w:rsidRPr="00B8651A" w:rsidRDefault="007A000D" w:rsidP="001B1CDA">
            <w:pPr>
              <w:rPr>
                <w:rFonts w:ascii="Times New Roman" w:hAnsi="Times New Roman" w:cs="Times New Roman"/>
              </w:rPr>
            </w:pPr>
            <w:r>
              <w:rPr>
                <w:rFonts w:ascii="Times New Roman" w:hAnsi="Times New Roman" w:cs="Times New Roman"/>
                <w:noProof/>
              </w:rPr>
              <w:drawing>
                <wp:inline distT="0" distB="0" distL="0" distR="0" wp14:anchorId="709FF1D1" wp14:editId="430CE379">
                  <wp:extent cx="3328416" cy="2377440"/>
                  <wp:effectExtent l="0" t="0" r="571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r w:rsidR="00487292" w:rsidRPr="00B8651A" w14:paraId="0A80870B" w14:textId="77777777" w:rsidTr="001B1CDA">
        <w:trPr>
          <w:trHeight w:val="4014"/>
        </w:trPr>
        <w:tc>
          <w:tcPr>
            <w:tcW w:w="558" w:type="dxa"/>
            <w:textDirection w:val="btLr"/>
          </w:tcPr>
          <w:p w14:paraId="60F590FF" w14:textId="77777777" w:rsidR="00487292" w:rsidRPr="00592881" w:rsidRDefault="00487292" w:rsidP="001B1CDA">
            <w:pPr>
              <w:ind w:left="113" w:right="113"/>
              <w:jc w:val="center"/>
              <w:rPr>
                <w:rFonts w:ascii="Times New Roman" w:hAnsi="Times New Roman" w:cs="Times New Roman"/>
                <w:sz w:val="24"/>
                <w:szCs w:val="24"/>
              </w:rPr>
            </w:pPr>
            <w:r w:rsidRPr="00592881">
              <w:rPr>
                <w:rFonts w:ascii="Times New Roman" w:hAnsi="Times New Roman" w:cs="Times New Roman"/>
                <w:sz w:val="24"/>
                <w:szCs w:val="24"/>
              </w:rPr>
              <w:t>Linear Model</w:t>
            </w:r>
            <w:r w:rsidRPr="00592881">
              <w:rPr>
                <w:rFonts w:ascii="Times New Roman" w:hAnsi="Times New Roman" w:cs="Times New Roman"/>
                <w:sz w:val="24"/>
                <w:szCs w:val="24"/>
                <w:vertAlign w:val="superscript"/>
              </w:rPr>
              <w:sym w:font="Symbol" w:char="F0AA"/>
            </w:r>
          </w:p>
        </w:tc>
        <w:tc>
          <w:tcPr>
            <w:tcW w:w="6210" w:type="dxa"/>
          </w:tcPr>
          <w:p w14:paraId="47C871B6" w14:textId="77777777" w:rsidR="00487292" w:rsidRDefault="00487292" w:rsidP="001B1CDA">
            <w:pPr>
              <w:rPr>
                <w:rFonts w:ascii="Times New Roman" w:hAnsi="Times New Roman" w:cs="Times New Roman"/>
              </w:rPr>
            </w:pPr>
            <w:r>
              <w:rPr>
                <w:rFonts w:ascii="Times New Roman" w:hAnsi="Times New Roman" w:cs="Times New Roman"/>
              </w:rPr>
              <w:t>Scenario 7</w:t>
            </w:r>
          </w:p>
          <w:p w14:paraId="6FBF1C3F" w14:textId="77777777" w:rsidR="00487292" w:rsidRPr="00B8651A" w:rsidRDefault="007A000D" w:rsidP="001B1CDA">
            <w:pPr>
              <w:rPr>
                <w:rFonts w:ascii="Times New Roman" w:hAnsi="Times New Roman" w:cs="Times New Roman"/>
              </w:rPr>
            </w:pPr>
            <w:r>
              <w:rPr>
                <w:rFonts w:ascii="Times New Roman" w:hAnsi="Times New Roman" w:cs="Times New Roman"/>
                <w:noProof/>
              </w:rPr>
              <w:drawing>
                <wp:inline distT="0" distB="0" distL="0" distR="0" wp14:anchorId="607F7F3C" wp14:editId="1640F851">
                  <wp:extent cx="3328416" cy="2377440"/>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c>
          <w:tcPr>
            <w:tcW w:w="5760" w:type="dxa"/>
          </w:tcPr>
          <w:p w14:paraId="11AB8185" w14:textId="77777777" w:rsidR="00487292" w:rsidRDefault="00487292" w:rsidP="001B1CDA">
            <w:pPr>
              <w:rPr>
                <w:rFonts w:ascii="Times New Roman" w:hAnsi="Times New Roman" w:cs="Times New Roman"/>
              </w:rPr>
            </w:pPr>
            <w:r>
              <w:rPr>
                <w:rFonts w:ascii="Times New Roman" w:hAnsi="Times New Roman" w:cs="Times New Roman"/>
              </w:rPr>
              <w:t>Scenario 8</w:t>
            </w:r>
          </w:p>
          <w:p w14:paraId="7B947CB1" w14:textId="77777777" w:rsidR="00487292" w:rsidRPr="00B8651A" w:rsidRDefault="007A000D" w:rsidP="001B1CDA">
            <w:pPr>
              <w:rPr>
                <w:rFonts w:ascii="Times New Roman" w:hAnsi="Times New Roman" w:cs="Times New Roman"/>
              </w:rPr>
            </w:pPr>
            <w:r>
              <w:rPr>
                <w:rFonts w:ascii="Times New Roman" w:hAnsi="Times New Roman" w:cs="Times New Roman"/>
                <w:noProof/>
              </w:rPr>
              <w:drawing>
                <wp:inline distT="0" distB="0" distL="0" distR="0" wp14:anchorId="5582F4E5" wp14:editId="1BF9DB3F">
                  <wp:extent cx="3328416" cy="2377440"/>
                  <wp:effectExtent l="0" t="0" r="571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p>
        </w:tc>
      </w:tr>
    </w:tbl>
    <w:p w14:paraId="7FC96478" w14:textId="77777777" w:rsidR="00584DE7" w:rsidRDefault="00584DE7">
      <w:pPr>
        <w:spacing w:after="200" w:line="276" w:lineRule="auto"/>
        <w:rPr>
          <w:rFonts w:ascii="Times New Roman" w:hAnsi="Times New Roman" w:cs="Times New Roman"/>
        </w:rPr>
      </w:pPr>
      <w:r>
        <w:rPr>
          <w:rFonts w:ascii="Times New Roman" w:hAnsi="Times New Roman" w:cs="Times New Roman"/>
        </w:rPr>
        <w:br w:type="page"/>
      </w:r>
    </w:p>
    <w:p w14:paraId="6C2047A0" w14:textId="77777777" w:rsidR="00F83B18" w:rsidRDefault="000E20BD" w:rsidP="00584DE7">
      <w:pPr>
        <w:pStyle w:val="Heading3"/>
      </w:pPr>
      <w:r>
        <w:lastRenderedPageBreak/>
        <w:t>Figure 9</w:t>
      </w:r>
      <w:r w:rsidR="00494E02">
        <w:t>A</w:t>
      </w:r>
      <w:r>
        <w:t>: Deviance residuals (stratified by gender</w:t>
      </w:r>
      <w:r w:rsidR="00AA25E9">
        <w:t xml:space="preserve">, </w:t>
      </w:r>
      <w:r w:rsidR="00C06208">
        <w:t>Weibull distribution</w:t>
      </w:r>
      <w:r w:rsidR="003F0B83">
        <w:t>)</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06208" w:rsidRPr="00B8651A" w14:paraId="08B3DF53" w14:textId="77777777" w:rsidTr="001B1CDA">
        <w:trPr>
          <w:trHeight w:val="260"/>
        </w:trPr>
        <w:tc>
          <w:tcPr>
            <w:tcW w:w="558" w:type="dxa"/>
            <w:textDirection w:val="btLr"/>
          </w:tcPr>
          <w:p w14:paraId="2D68C507" w14:textId="77777777" w:rsidR="00C06208" w:rsidRPr="00592881" w:rsidRDefault="00C06208" w:rsidP="00C06208">
            <w:pPr>
              <w:ind w:left="113" w:right="113"/>
              <w:jc w:val="center"/>
              <w:rPr>
                <w:rFonts w:ascii="Times New Roman" w:hAnsi="Times New Roman" w:cs="Times New Roman"/>
                <w:sz w:val="24"/>
                <w:szCs w:val="24"/>
              </w:rPr>
            </w:pPr>
          </w:p>
        </w:tc>
        <w:tc>
          <w:tcPr>
            <w:tcW w:w="6210" w:type="dxa"/>
            <w:vAlign w:val="center"/>
          </w:tcPr>
          <w:p w14:paraId="275B79C8" w14:textId="77777777" w:rsidR="00C06208" w:rsidRPr="00B8651A" w:rsidRDefault="00C06208" w:rsidP="00C06208">
            <w:pPr>
              <w:jc w:val="center"/>
              <w:rPr>
                <w:rFonts w:ascii="Times New Roman" w:hAnsi="Times New Roman" w:cs="Times New Roman"/>
              </w:rPr>
            </w:pPr>
            <w:r>
              <w:rPr>
                <w:rFonts w:ascii="Times New Roman" w:hAnsi="Times New Roman" w:cs="Times New Roman"/>
              </w:rPr>
              <w:t xml:space="preserve">Gender Included </w:t>
            </w:r>
          </w:p>
        </w:tc>
        <w:tc>
          <w:tcPr>
            <w:tcW w:w="5760" w:type="dxa"/>
            <w:vAlign w:val="center"/>
          </w:tcPr>
          <w:p w14:paraId="7B5BB822" w14:textId="77777777" w:rsidR="00C06208" w:rsidRPr="00B8651A" w:rsidRDefault="00C06208" w:rsidP="00C06208">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C06208" w:rsidRPr="00B8651A" w14:paraId="0E66453D" w14:textId="77777777" w:rsidTr="001B1CDA">
        <w:trPr>
          <w:trHeight w:val="3739"/>
        </w:trPr>
        <w:tc>
          <w:tcPr>
            <w:tcW w:w="558" w:type="dxa"/>
            <w:textDirection w:val="btLr"/>
          </w:tcPr>
          <w:p w14:paraId="778B2713" w14:textId="77777777" w:rsidR="00C06208" w:rsidRPr="00B8651A" w:rsidRDefault="00C06208" w:rsidP="00C06208">
            <w:pPr>
              <w:ind w:left="113" w:right="113"/>
              <w:jc w:val="center"/>
              <w:rPr>
                <w:rFonts w:ascii="Times New Roman" w:hAnsi="Times New Roman" w:cs="Times New Roman"/>
              </w:rPr>
            </w:pPr>
            <w:r>
              <w:rPr>
                <w:rFonts w:ascii="Times New Roman" w:hAnsi="Times New Roman" w:cs="Times New Roman"/>
              </w:rPr>
              <w:t xml:space="preserve">E-max model </w:t>
            </w:r>
          </w:p>
        </w:tc>
        <w:tc>
          <w:tcPr>
            <w:tcW w:w="6210" w:type="dxa"/>
          </w:tcPr>
          <w:p w14:paraId="3066FF63" w14:textId="77777777" w:rsidR="00C06208" w:rsidRPr="00B8651A" w:rsidRDefault="00C06208" w:rsidP="00C06208">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14:paraId="7A6039A0" w14:textId="77777777" w:rsidR="00C06208" w:rsidRPr="00B8651A" w:rsidRDefault="00C06208" w:rsidP="00C06208">
            <w:pPr>
              <w:rPr>
                <w:rFonts w:ascii="Times New Roman" w:hAnsi="Times New Roman" w:cs="Times New Roman"/>
              </w:rPr>
            </w:pPr>
            <w:r>
              <w:rPr>
                <w:rFonts w:ascii="Times New Roman" w:hAnsi="Times New Roman" w:cs="Times New Roman"/>
                <w:noProof/>
              </w:rPr>
              <w:drawing>
                <wp:inline distT="0" distB="0" distL="0" distR="0" wp14:anchorId="5B5CC27F" wp14:editId="109E6E56">
                  <wp:extent cx="3456432" cy="24688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588FA5F6" w14:textId="77777777" w:rsidR="00C06208" w:rsidRDefault="00C5259D" w:rsidP="00C5259D">
            <w:pPr>
              <w:rPr>
                <w:rFonts w:ascii="Times New Roman" w:hAnsi="Times New Roman" w:cs="Times New Roman"/>
              </w:rPr>
            </w:pPr>
            <w:r>
              <w:rPr>
                <w:rFonts w:ascii="Times New Roman" w:hAnsi="Times New Roman" w:cs="Times New Roman"/>
              </w:rPr>
              <w:t>Scenario 2</w:t>
            </w:r>
          </w:p>
          <w:p w14:paraId="19DEAB81" w14:textId="77777777" w:rsidR="00C5259D" w:rsidRPr="00B8651A" w:rsidRDefault="00C5259D" w:rsidP="00C5259D">
            <w:pPr>
              <w:rPr>
                <w:rFonts w:ascii="Times New Roman" w:hAnsi="Times New Roman" w:cs="Times New Roman"/>
              </w:rPr>
            </w:pPr>
            <w:r>
              <w:rPr>
                <w:rFonts w:ascii="Times New Roman" w:hAnsi="Times New Roman" w:cs="Times New Roman"/>
                <w:noProof/>
              </w:rPr>
              <w:drawing>
                <wp:inline distT="0" distB="0" distL="0" distR="0" wp14:anchorId="28FB97CF" wp14:editId="56FBAD60">
                  <wp:extent cx="3456432" cy="246888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C06208" w:rsidRPr="00B8651A" w14:paraId="1B947743" w14:textId="77777777" w:rsidTr="001B1CDA">
        <w:trPr>
          <w:trHeight w:val="4014"/>
        </w:trPr>
        <w:tc>
          <w:tcPr>
            <w:tcW w:w="558" w:type="dxa"/>
            <w:textDirection w:val="btLr"/>
          </w:tcPr>
          <w:p w14:paraId="047AF2AE" w14:textId="77777777" w:rsidR="00C06208" w:rsidRPr="00B8651A" w:rsidRDefault="00C06208" w:rsidP="00C06208">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210" w:type="dxa"/>
          </w:tcPr>
          <w:p w14:paraId="7BBCB58E" w14:textId="77777777" w:rsidR="00C5259D" w:rsidRPr="00B8651A" w:rsidRDefault="00C5259D" w:rsidP="00C5259D">
            <w:pPr>
              <w:rPr>
                <w:rFonts w:ascii="Times New Roman" w:hAnsi="Times New Roman" w:cs="Times New Roman"/>
              </w:rPr>
            </w:pPr>
            <w:r>
              <w:rPr>
                <w:rFonts w:ascii="Times New Roman" w:hAnsi="Times New Roman" w:cs="Times New Roman"/>
              </w:rPr>
              <w:t>Scenario 3</w:t>
            </w:r>
          </w:p>
          <w:p w14:paraId="118DF935" w14:textId="77777777" w:rsidR="00C06208" w:rsidRDefault="00C5259D" w:rsidP="00C06208">
            <w:pPr>
              <w:rPr>
                <w:rFonts w:ascii="Times New Roman" w:hAnsi="Times New Roman" w:cs="Times New Roman"/>
              </w:rPr>
            </w:pPr>
            <w:r>
              <w:rPr>
                <w:rFonts w:ascii="Times New Roman" w:hAnsi="Times New Roman" w:cs="Times New Roman"/>
                <w:noProof/>
              </w:rPr>
              <w:drawing>
                <wp:inline distT="0" distB="0" distL="0" distR="0" wp14:anchorId="1037192A" wp14:editId="2CCD1934">
                  <wp:extent cx="3456432" cy="24688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0E9E1A08" w14:textId="77777777" w:rsidR="00C06208" w:rsidRDefault="00C5259D" w:rsidP="00C06208">
            <w:pPr>
              <w:rPr>
                <w:rFonts w:ascii="Times New Roman" w:hAnsi="Times New Roman" w:cs="Times New Roman"/>
              </w:rPr>
            </w:pPr>
            <w:r>
              <w:rPr>
                <w:rFonts w:ascii="Times New Roman" w:hAnsi="Times New Roman" w:cs="Times New Roman"/>
              </w:rPr>
              <w:t>Scenario 4</w:t>
            </w:r>
          </w:p>
          <w:p w14:paraId="62596C16" w14:textId="77777777" w:rsidR="00C5259D" w:rsidRDefault="00C5259D" w:rsidP="00C06208">
            <w:pPr>
              <w:rPr>
                <w:rFonts w:ascii="Times New Roman" w:hAnsi="Times New Roman" w:cs="Times New Roman"/>
              </w:rPr>
            </w:pPr>
            <w:r>
              <w:rPr>
                <w:rFonts w:ascii="Times New Roman" w:hAnsi="Times New Roman" w:cs="Times New Roman"/>
                <w:noProof/>
              </w:rPr>
              <w:drawing>
                <wp:inline distT="0" distB="0" distL="0" distR="0" wp14:anchorId="534CBB87" wp14:editId="41C30980">
                  <wp:extent cx="3456432" cy="24688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14:paraId="29B01511" w14:textId="77777777" w:rsidR="00B56EE2" w:rsidRDefault="00B56EE2" w:rsidP="00A503D1">
      <w:pPr>
        <w:spacing w:line="276" w:lineRule="auto"/>
        <w:rPr>
          <w:rFonts w:ascii="Times New Roman" w:hAnsi="Times New Roman" w:cs="Times New Roman"/>
        </w:rPr>
      </w:pPr>
    </w:p>
    <w:p w14:paraId="6324EAD7" w14:textId="77777777" w:rsidR="00494E02" w:rsidRDefault="00494E02" w:rsidP="00494E02">
      <w:pPr>
        <w:pStyle w:val="Heading3"/>
      </w:pPr>
      <w:r>
        <w:lastRenderedPageBreak/>
        <w:t xml:space="preserve">Figure 9B: Deviance residuals (stratified by gender, </w:t>
      </w:r>
      <w:r w:rsidR="00F36535">
        <w:t>exponential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5259D" w:rsidRPr="00B8651A" w14:paraId="7DA55238" w14:textId="77777777" w:rsidTr="001B1CDA">
        <w:trPr>
          <w:trHeight w:val="260"/>
        </w:trPr>
        <w:tc>
          <w:tcPr>
            <w:tcW w:w="558" w:type="dxa"/>
            <w:textDirection w:val="btLr"/>
          </w:tcPr>
          <w:p w14:paraId="1A5226C1" w14:textId="77777777" w:rsidR="00C5259D" w:rsidRPr="00592881" w:rsidRDefault="00C5259D" w:rsidP="00C5259D">
            <w:pPr>
              <w:ind w:left="113" w:right="113"/>
              <w:jc w:val="center"/>
              <w:rPr>
                <w:rFonts w:ascii="Times New Roman" w:hAnsi="Times New Roman" w:cs="Times New Roman"/>
                <w:sz w:val="24"/>
                <w:szCs w:val="24"/>
              </w:rPr>
            </w:pPr>
          </w:p>
        </w:tc>
        <w:tc>
          <w:tcPr>
            <w:tcW w:w="6210" w:type="dxa"/>
            <w:vAlign w:val="center"/>
          </w:tcPr>
          <w:p w14:paraId="5CA57C20" w14:textId="77777777" w:rsidR="00C5259D" w:rsidRPr="00B8651A" w:rsidRDefault="00C5259D" w:rsidP="00C5259D">
            <w:pPr>
              <w:jc w:val="center"/>
              <w:rPr>
                <w:rFonts w:ascii="Times New Roman" w:hAnsi="Times New Roman" w:cs="Times New Roman"/>
              </w:rPr>
            </w:pPr>
            <w:r>
              <w:rPr>
                <w:rFonts w:ascii="Times New Roman" w:hAnsi="Times New Roman" w:cs="Times New Roman"/>
              </w:rPr>
              <w:t xml:space="preserve">Gender Included </w:t>
            </w:r>
          </w:p>
        </w:tc>
        <w:tc>
          <w:tcPr>
            <w:tcW w:w="5760" w:type="dxa"/>
            <w:vAlign w:val="center"/>
          </w:tcPr>
          <w:p w14:paraId="5397B270" w14:textId="77777777" w:rsidR="00C5259D" w:rsidRPr="00B8651A" w:rsidRDefault="00C5259D" w:rsidP="00C5259D">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1B60CE" w:rsidRPr="00B8651A" w14:paraId="093FBFB1" w14:textId="77777777" w:rsidTr="001B1CDA">
        <w:trPr>
          <w:trHeight w:val="3739"/>
        </w:trPr>
        <w:tc>
          <w:tcPr>
            <w:tcW w:w="558" w:type="dxa"/>
            <w:textDirection w:val="btLr"/>
          </w:tcPr>
          <w:p w14:paraId="4A501EE3" w14:textId="77777777" w:rsidR="001B60CE" w:rsidRPr="00B8651A" w:rsidRDefault="001B60CE" w:rsidP="001B60CE">
            <w:pPr>
              <w:ind w:left="113" w:right="113"/>
              <w:jc w:val="center"/>
              <w:rPr>
                <w:rFonts w:ascii="Times New Roman" w:hAnsi="Times New Roman" w:cs="Times New Roman"/>
              </w:rPr>
            </w:pPr>
            <w:r>
              <w:rPr>
                <w:rFonts w:ascii="Times New Roman" w:hAnsi="Times New Roman" w:cs="Times New Roman"/>
              </w:rPr>
              <w:t xml:space="preserve">E-max model </w:t>
            </w:r>
          </w:p>
        </w:tc>
        <w:tc>
          <w:tcPr>
            <w:tcW w:w="6210" w:type="dxa"/>
          </w:tcPr>
          <w:p w14:paraId="7EBDBDB5" w14:textId="77777777" w:rsidR="001B60CE" w:rsidRPr="00B8651A" w:rsidRDefault="001B60CE" w:rsidP="001B60CE">
            <w:pPr>
              <w:rPr>
                <w:rFonts w:ascii="Times New Roman" w:hAnsi="Times New Roman" w:cs="Times New Roman"/>
              </w:rPr>
            </w:pPr>
            <w:r>
              <w:rPr>
                <w:rFonts w:ascii="Times New Roman" w:hAnsi="Times New Roman" w:cs="Times New Roman"/>
              </w:rPr>
              <w:t xml:space="preserve">Scenario 5 </w:t>
            </w:r>
          </w:p>
          <w:p w14:paraId="5023C163" w14:textId="77777777" w:rsidR="001B60CE" w:rsidRPr="00B8651A" w:rsidRDefault="001B60CE" w:rsidP="001B60CE">
            <w:pPr>
              <w:rPr>
                <w:rFonts w:ascii="Times New Roman" w:hAnsi="Times New Roman" w:cs="Times New Roman"/>
              </w:rPr>
            </w:pPr>
            <w:r>
              <w:rPr>
                <w:rFonts w:ascii="Times New Roman" w:hAnsi="Times New Roman" w:cs="Times New Roman"/>
                <w:noProof/>
              </w:rPr>
              <w:drawing>
                <wp:inline distT="0" distB="0" distL="0" distR="0" wp14:anchorId="72505D12" wp14:editId="100F791F">
                  <wp:extent cx="3456432" cy="24688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06BEDDE4" w14:textId="77777777" w:rsidR="001B60CE" w:rsidRPr="00B8651A" w:rsidRDefault="001B60CE" w:rsidP="001B60CE">
            <w:pPr>
              <w:rPr>
                <w:rFonts w:ascii="Times New Roman" w:hAnsi="Times New Roman" w:cs="Times New Roman"/>
              </w:rPr>
            </w:pPr>
            <w:r>
              <w:rPr>
                <w:rFonts w:ascii="Times New Roman" w:hAnsi="Times New Roman" w:cs="Times New Roman"/>
              </w:rPr>
              <w:t>Scenario 6</w:t>
            </w:r>
          </w:p>
          <w:p w14:paraId="63532F05" w14:textId="77777777" w:rsidR="001B60CE" w:rsidRPr="00B8651A" w:rsidRDefault="001B60CE" w:rsidP="001B60CE">
            <w:pPr>
              <w:rPr>
                <w:rFonts w:ascii="Times New Roman" w:hAnsi="Times New Roman" w:cs="Times New Roman"/>
              </w:rPr>
            </w:pPr>
            <w:r>
              <w:rPr>
                <w:rFonts w:ascii="Times New Roman" w:hAnsi="Times New Roman" w:cs="Times New Roman"/>
                <w:noProof/>
              </w:rPr>
              <w:drawing>
                <wp:inline distT="0" distB="0" distL="0" distR="0" wp14:anchorId="3CA65E39" wp14:editId="557980E1">
                  <wp:extent cx="3456432" cy="24688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1B60CE" w:rsidRPr="00B8651A" w14:paraId="047E5C17" w14:textId="77777777" w:rsidTr="001B1CDA">
        <w:trPr>
          <w:trHeight w:val="4014"/>
        </w:trPr>
        <w:tc>
          <w:tcPr>
            <w:tcW w:w="558" w:type="dxa"/>
            <w:textDirection w:val="btLr"/>
          </w:tcPr>
          <w:p w14:paraId="6DA999DA" w14:textId="77777777" w:rsidR="001B60CE" w:rsidRPr="00B8651A" w:rsidRDefault="001B60CE" w:rsidP="001B60CE">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210" w:type="dxa"/>
          </w:tcPr>
          <w:p w14:paraId="1E803503" w14:textId="77777777" w:rsidR="001B60CE" w:rsidRDefault="001B60CE" w:rsidP="001B60CE">
            <w:pPr>
              <w:rPr>
                <w:rFonts w:ascii="Times New Roman" w:hAnsi="Times New Roman" w:cs="Times New Roman"/>
              </w:rPr>
            </w:pPr>
            <w:r>
              <w:rPr>
                <w:rFonts w:ascii="Times New Roman" w:hAnsi="Times New Roman" w:cs="Times New Roman"/>
              </w:rPr>
              <w:t>Scenario 7</w:t>
            </w:r>
          </w:p>
          <w:p w14:paraId="377E6E76" w14:textId="77777777" w:rsidR="001B60CE" w:rsidRPr="00B8651A" w:rsidRDefault="001B60CE" w:rsidP="001B60CE">
            <w:pPr>
              <w:rPr>
                <w:rFonts w:ascii="Times New Roman" w:hAnsi="Times New Roman" w:cs="Times New Roman"/>
              </w:rPr>
            </w:pPr>
            <w:r>
              <w:rPr>
                <w:rFonts w:ascii="Times New Roman" w:hAnsi="Times New Roman" w:cs="Times New Roman"/>
                <w:noProof/>
              </w:rPr>
              <w:drawing>
                <wp:inline distT="0" distB="0" distL="0" distR="0" wp14:anchorId="31521F37" wp14:editId="368454E7">
                  <wp:extent cx="3456432" cy="2468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760" w:type="dxa"/>
          </w:tcPr>
          <w:p w14:paraId="08606B74" w14:textId="77777777" w:rsidR="001B60CE" w:rsidRDefault="001B60CE" w:rsidP="001B60CE">
            <w:pPr>
              <w:rPr>
                <w:rFonts w:ascii="Times New Roman" w:hAnsi="Times New Roman" w:cs="Times New Roman"/>
              </w:rPr>
            </w:pPr>
            <w:r>
              <w:rPr>
                <w:rFonts w:ascii="Times New Roman" w:hAnsi="Times New Roman" w:cs="Times New Roman"/>
              </w:rPr>
              <w:t>Scenario 8</w:t>
            </w:r>
          </w:p>
          <w:p w14:paraId="7606F8A9" w14:textId="77777777" w:rsidR="001B60CE" w:rsidRPr="00B8651A" w:rsidRDefault="001B60CE" w:rsidP="001B60CE">
            <w:pPr>
              <w:rPr>
                <w:rFonts w:ascii="Times New Roman" w:hAnsi="Times New Roman" w:cs="Times New Roman"/>
              </w:rPr>
            </w:pPr>
            <w:r>
              <w:rPr>
                <w:rFonts w:ascii="Times New Roman" w:hAnsi="Times New Roman" w:cs="Times New Roman"/>
                <w:noProof/>
              </w:rPr>
              <w:drawing>
                <wp:inline distT="0" distB="0" distL="0" distR="0" wp14:anchorId="0DB9E62E" wp14:editId="2FC03865">
                  <wp:extent cx="3456432" cy="24688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14:paraId="7E9F9905" w14:textId="77777777" w:rsidR="00BB32AF" w:rsidRDefault="00BB32AF" w:rsidP="00BB32AF">
      <w:pPr>
        <w:pStyle w:val="Heading3"/>
      </w:pPr>
      <w:r>
        <w:lastRenderedPageBreak/>
        <w:t xml:space="preserve">Figure 10A: Survival-based VPC (stratified by gender, </w:t>
      </w:r>
      <w:r w:rsidR="00F36535">
        <w:t>Weibull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F36535" w:rsidRPr="00B8651A" w14:paraId="2A44A7CD" w14:textId="77777777" w:rsidTr="00F36535">
        <w:trPr>
          <w:trHeight w:val="260"/>
        </w:trPr>
        <w:tc>
          <w:tcPr>
            <w:tcW w:w="544" w:type="dxa"/>
            <w:textDirection w:val="btLr"/>
          </w:tcPr>
          <w:p w14:paraId="4BBE5DA3" w14:textId="77777777" w:rsidR="00F36535" w:rsidRPr="00592881" w:rsidRDefault="00F36535" w:rsidP="00F36535">
            <w:pPr>
              <w:ind w:left="113" w:right="113"/>
              <w:jc w:val="center"/>
              <w:rPr>
                <w:rFonts w:ascii="Times New Roman" w:hAnsi="Times New Roman" w:cs="Times New Roman"/>
                <w:sz w:val="24"/>
                <w:szCs w:val="24"/>
              </w:rPr>
            </w:pPr>
          </w:p>
        </w:tc>
        <w:tc>
          <w:tcPr>
            <w:tcW w:w="6124" w:type="dxa"/>
            <w:vAlign w:val="center"/>
          </w:tcPr>
          <w:p w14:paraId="611B03C4" w14:textId="77777777" w:rsidR="00F36535" w:rsidRPr="00B8651A" w:rsidRDefault="00F36535" w:rsidP="00F36535">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14:paraId="646C4FF7" w14:textId="77777777" w:rsidR="00F36535" w:rsidRPr="00B8651A" w:rsidRDefault="00F36535" w:rsidP="00F36535">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4E223C" w:rsidRPr="00B8651A" w14:paraId="00F67664" w14:textId="77777777" w:rsidTr="00F36535">
        <w:trPr>
          <w:trHeight w:val="3739"/>
        </w:trPr>
        <w:tc>
          <w:tcPr>
            <w:tcW w:w="544" w:type="dxa"/>
            <w:textDirection w:val="btLr"/>
          </w:tcPr>
          <w:p w14:paraId="26E61A9F" w14:textId="77777777" w:rsidR="004E223C" w:rsidRPr="00B8651A" w:rsidRDefault="004E223C" w:rsidP="004E223C">
            <w:pPr>
              <w:ind w:left="113" w:right="113"/>
              <w:jc w:val="center"/>
              <w:rPr>
                <w:rFonts w:ascii="Times New Roman" w:hAnsi="Times New Roman" w:cs="Times New Roman"/>
              </w:rPr>
            </w:pPr>
            <w:r>
              <w:rPr>
                <w:rFonts w:ascii="Times New Roman" w:hAnsi="Times New Roman" w:cs="Times New Roman"/>
              </w:rPr>
              <w:t xml:space="preserve">E-max model </w:t>
            </w:r>
          </w:p>
        </w:tc>
        <w:tc>
          <w:tcPr>
            <w:tcW w:w="6124" w:type="dxa"/>
          </w:tcPr>
          <w:p w14:paraId="6498139C" w14:textId="77777777" w:rsidR="004E223C" w:rsidRPr="00B8651A" w:rsidRDefault="004E223C" w:rsidP="004E223C">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14:paraId="39353D4F" w14:textId="77777777" w:rsidR="004E223C" w:rsidRPr="00B8651A" w:rsidRDefault="004E223C" w:rsidP="004E223C">
            <w:pPr>
              <w:rPr>
                <w:rFonts w:ascii="Times New Roman" w:hAnsi="Times New Roman" w:cs="Times New Roman"/>
              </w:rPr>
            </w:pPr>
            <w:r>
              <w:rPr>
                <w:rFonts w:ascii="Times New Roman" w:hAnsi="Times New Roman" w:cs="Times New Roman"/>
                <w:noProof/>
              </w:rPr>
              <w:drawing>
                <wp:inline distT="0" distB="0" distL="0" distR="0" wp14:anchorId="7C4051AE" wp14:editId="4A8A7BFE">
                  <wp:extent cx="3584448" cy="25603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4A7DE048" w14:textId="77777777" w:rsidR="004E223C" w:rsidRPr="00B8651A" w:rsidRDefault="004E223C" w:rsidP="004E223C">
            <w:pPr>
              <w:rPr>
                <w:rFonts w:ascii="Times New Roman" w:hAnsi="Times New Roman" w:cs="Times New Roman"/>
              </w:rPr>
            </w:pPr>
            <w:r>
              <w:rPr>
                <w:rFonts w:ascii="Times New Roman" w:hAnsi="Times New Roman" w:cs="Times New Roman"/>
              </w:rPr>
              <w:t xml:space="preserve">Scenario 2 </w:t>
            </w:r>
          </w:p>
          <w:p w14:paraId="5A12092A" w14:textId="77777777" w:rsidR="004E223C" w:rsidRPr="00B8651A" w:rsidRDefault="004E223C" w:rsidP="004E223C">
            <w:pPr>
              <w:rPr>
                <w:rFonts w:ascii="Times New Roman" w:hAnsi="Times New Roman" w:cs="Times New Roman"/>
              </w:rPr>
            </w:pPr>
            <w:r>
              <w:rPr>
                <w:rFonts w:ascii="Times New Roman" w:hAnsi="Times New Roman" w:cs="Times New Roman"/>
                <w:noProof/>
              </w:rPr>
              <w:drawing>
                <wp:inline distT="0" distB="0" distL="0" distR="0" wp14:anchorId="3DC39BCF" wp14:editId="143D3A8E">
                  <wp:extent cx="3584448" cy="2560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4E223C" w:rsidRPr="00B8651A" w14:paraId="617EB045" w14:textId="77777777" w:rsidTr="00F36535">
        <w:trPr>
          <w:trHeight w:val="4014"/>
        </w:trPr>
        <w:tc>
          <w:tcPr>
            <w:tcW w:w="544" w:type="dxa"/>
            <w:textDirection w:val="btLr"/>
          </w:tcPr>
          <w:p w14:paraId="0A287D8C" w14:textId="77777777" w:rsidR="004E223C" w:rsidRPr="00B8651A" w:rsidRDefault="004E223C" w:rsidP="004E223C">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4" w:type="dxa"/>
          </w:tcPr>
          <w:p w14:paraId="4E652592" w14:textId="77777777" w:rsidR="004E223C" w:rsidRPr="00B8651A" w:rsidRDefault="004E223C" w:rsidP="004E223C">
            <w:pPr>
              <w:rPr>
                <w:rFonts w:ascii="Times New Roman" w:hAnsi="Times New Roman" w:cs="Times New Roman"/>
              </w:rPr>
            </w:pPr>
            <w:r>
              <w:rPr>
                <w:rFonts w:ascii="Times New Roman" w:hAnsi="Times New Roman" w:cs="Times New Roman"/>
              </w:rPr>
              <w:t>Scenario 3</w:t>
            </w:r>
          </w:p>
          <w:p w14:paraId="195F42D9" w14:textId="77777777" w:rsidR="004E223C" w:rsidRDefault="004E223C" w:rsidP="004E223C">
            <w:pPr>
              <w:rPr>
                <w:rFonts w:ascii="Times New Roman" w:hAnsi="Times New Roman" w:cs="Times New Roman"/>
              </w:rPr>
            </w:pPr>
            <w:r>
              <w:rPr>
                <w:rFonts w:ascii="Times New Roman" w:hAnsi="Times New Roman" w:cs="Times New Roman"/>
                <w:noProof/>
              </w:rPr>
              <w:drawing>
                <wp:inline distT="0" distB="0" distL="0" distR="0" wp14:anchorId="0BFC11B6" wp14:editId="60402877">
                  <wp:extent cx="3584448" cy="2560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769430BB" w14:textId="77777777" w:rsidR="004E223C" w:rsidRPr="00B8651A" w:rsidRDefault="004E223C" w:rsidP="004E223C">
            <w:pPr>
              <w:rPr>
                <w:rFonts w:ascii="Times New Roman" w:hAnsi="Times New Roman" w:cs="Times New Roman"/>
              </w:rPr>
            </w:pPr>
            <w:r>
              <w:rPr>
                <w:rFonts w:ascii="Times New Roman" w:hAnsi="Times New Roman" w:cs="Times New Roman"/>
              </w:rPr>
              <w:t>Scenario 4</w:t>
            </w:r>
          </w:p>
          <w:p w14:paraId="2E1E7517" w14:textId="77777777" w:rsidR="004E223C" w:rsidRDefault="004E223C" w:rsidP="004E223C">
            <w:pPr>
              <w:rPr>
                <w:rFonts w:ascii="Times New Roman" w:hAnsi="Times New Roman" w:cs="Times New Roman"/>
              </w:rPr>
            </w:pPr>
            <w:r>
              <w:rPr>
                <w:rFonts w:ascii="Times New Roman" w:hAnsi="Times New Roman" w:cs="Times New Roman"/>
                <w:noProof/>
              </w:rPr>
              <w:drawing>
                <wp:inline distT="0" distB="0" distL="0" distR="0" wp14:anchorId="185D43A9" wp14:editId="4CF9697C">
                  <wp:extent cx="3584448" cy="25603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14:paraId="543D3AC1" w14:textId="77777777" w:rsidR="00BB32AF" w:rsidRDefault="00BB32AF" w:rsidP="00BB32AF">
      <w:pPr>
        <w:pStyle w:val="Heading3"/>
      </w:pPr>
      <w:r>
        <w:lastRenderedPageBreak/>
        <w:t xml:space="preserve">Figure 10B:  Survival-based VPC (stratified by gender, </w:t>
      </w:r>
      <w:r w:rsidR="009F6111">
        <w:t>exponential distribution</w:t>
      </w:r>
      <w:r>
        <w:t xml:space="preserve">) </w:t>
      </w:r>
    </w:p>
    <w:tbl>
      <w:tblPr>
        <w:tblStyle w:val="TableGrid"/>
        <w:tblpPr w:leftFromText="180" w:rightFromText="180" w:vertAnchor="text" w:horzAnchor="margin" w:tblpY="170"/>
        <w:tblW w:w="12485" w:type="dxa"/>
        <w:tblLook w:val="04A0" w:firstRow="1" w:lastRow="0" w:firstColumn="1" w:lastColumn="0" w:noHBand="0" w:noVBand="1"/>
      </w:tblPr>
      <w:tblGrid>
        <w:gridCol w:w="531"/>
        <w:gridCol w:w="6094"/>
        <w:gridCol w:w="5860"/>
      </w:tblGrid>
      <w:tr w:rsidR="00E668AE" w:rsidRPr="00B8651A" w14:paraId="3E3BC268" w14:textId="77777777" w:rsidTr="009F6111">
        <w:trPr>
          <w:trHeight w:val="239"/>
        </w:trPr>
        <w:tc>
          <w:tcPr>
            <w:tcW w:w="531" w:type="dxa"/>
            <w:textDirection w:val="btLr"/>
          </w:tcPr>
          <w:p w14:paraId="4C03E956" w14:textId="77777777" w:rsidR="00BB32AF" w:rsidRPr="00592881" w:rsidRDefault="00BB32AF" w:rsidP="001B1CDA">
            <w:pPr>
              <w:ind w:left="113" w:right="113"/>
              <w:jc w:val="center"/>
              <w:rPr>
                <w:rFonts w:ascii="Times New Roman" w:hAnsi="Times New Roman" w:cs="Times New Roman"/>
                <w:sz w:val="24"/>
                <w:szCs w:val="24"/>
              </w:rPr>
            </w:pPr>
          </w:p>
        </w:tc>
        <w:tc>
          <w:tcPr>
            <w:tcW w:w="6094" w:type="dxa"/>
            <w:vAlign w:val="center"/>
          </w:tcPr>
          <w:p w14:paraId="4D1B5F4F" w14:textId="77777777" w:rsidR="00BB32AF" w:rsidRPr="00B8651A" w:rsidRDefault="00BB32AF" w:rsidP="001B1CDA">
            <w:pPr>
              <w:jc w:val="center"/>
              <w:rPr>
                <w:rFonts w:ascii="Times New Roman" w:hAnsi="Times New Roman" w:cs="Times New Roman"/>
              </w:rPr>
            </w:pPr>
            <w:r w:rsidRPr="00B8651A">
              <w:rPr>
                <w:rFonts w:ascii="Times New Roman" w:hAnsi="Times New Roman" w:cs="Times New Roman"/>
              </w:rPr>
              <w:t>E-max model</w:t>
            </w:r>
          </w:p>
        </w:tc>
        <w:tc>
          <w:tcPr>
            <w:tcW w:w="5860" w:type="dxa"/>
            <w:vAlign w:val="center"/>
          </w:tcPr>
          <w:p w14:paraId="2E243616" w14:textId="77777777" w:rsidR="00BB32AF" w:rsidRPr="00B8651A" w:rsidRDefault="00BB32AF"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9F6111" w:rsidRPr="00B8651A" w14:paraId="5B9C2357" w14:textId="77777777" w:rsidTr="009F6111">
        <w:trPr>
          <w:trHeight w:val="3940"/>
        </w:trPr>
        <w:tc>
          <w:tcPr>
            <w:tcW w:w="531" w:type="dxa"/>
            <w:textDirection w:val="btLr"/>
          </w:tcPr>
          <w:p w14:paraId="159DF683" w14:textId="77777777" w:rsidR="009F6111" w:rsidRPr="00B8651A" w:rsidRDefault="009F6111" w:rsidP="009F6111">
            <w:pPr>
              <w:ind w:left="113" w:right="113"/>
              <w:jc w:val="center"/>
              <w:rPr>
                <w:rFonts w:ascii="Times New Roman" w:hAnsi="Times New Roman" w:cs="Times New Roman"/>
              </w:rPr>
            </w:pPr>
            <w:r>
              <w:rPr>
                <w:rFonts w:ascii="Times New Roman" w:hAnsi="Times New Roman" w:cs="Times New Roman"/>
              </w:rPr>
              <w:t xml:space="preserve">E-max model </w:t>
            </w:r>
          </w:p>
        </w:tc>
        <w:tc>
          <w:tcPr>
            <w:tcW w:w="6094" w:type="dxa"/>
          </w:tcPr>
          <w:p w14:paraId="6806B430" w14:textId="77777777" w:rsidR="009F6111" w:rsidRDefault="009F6111" w:rsidP="009F6111">
            <w:pPr>
              <w:rPr>
                <w:rFonts w:ascii="Times New Roman" w:hAnsi="Times New Roman" w:cs="Times New Roman"/>
              </w:rPr>
            </w:pPr>
            <w:r>
              <w:rPr>
                <w:rFonts w:ascii="Times New Roman" w:hAnsi="Times New Roman" w:cs="Times New Roman"/>
              </w:rPr>
              <w:t>Scenario 5</w:t>
            </w:r>
          </w:p>
          <w:p w14:paraId="643B82E8" w14:textId="77777777" w:rsidR="009F6111" w:rsidRDefault="009F6111" w:rsidP="009F6111">
            <w:pPr>
              <w:rPr>
                <w:rFonts w:ascii="Times New Roman" w:hAnsi="Times New Roman" w:cs="Times New Roman"/>
              </w:rPr>
            </w:pPr>
            <w:r>
              <w:rPr>
                <w:rFonts w:ascii="Times New Roman" w:hAnsi="Times New Roman" w:cs="Times New Roman"/>
                <w:noProof/>
              </w:rPr>
              <w:drawing>
                <wp:inline distT="0" distB="0" distL="0" distR="0" wp14:anchorId="175091A4" wp14:editId="08F00105">
                  <wp:extent cx="3456432" cy="24688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r>
              <w:rPr>
                <w:rFonts w:ascii="Times New Roman" w:hAnsi="Times New Roman" w:cs="Times New Roman"/>
              </w:rPr>
              <w:t xml:space="preserve"> </w:t>
            </w:r>
          </w:p>
          <w:p w14:paraId="5A19E695" w14:textId="77777777" w:rsidR="009F6111" w:rsidRDefault="009F6111" w:rsidP="009F6111">
            <w:pPr>
              <w:rPr>
                <w:rFonts w:ascii="Times New Roman" w:hAnsi="Times New Roman" w:cs="Times New Roman"/>
              </w:rPr>
            </w:pPr>
          </w:p>
        </w:tc>
        <w:tc>
          <w:tcPr>
            <w:tcW w:w="5860" w:type="dxa"/>
          </w:tcPr>
          <w:p w14:paraId="2EAFB5FA" w14:textId="77777777" w:rsidR="009F6111" w:rsidRDefault="009F6111" w:rsidP="009F6111">
            <w:pPr>
              <w:rPr>
                <w:rFonts w:ascii="Times New Roman" w:hAnsi="Times New Roman" w:cs="Times New Roman"/>
              </w:rPr>
            </w:pPr>
            <w:r>
              <w:rPr>
                <w:rFonts w:ascii="Times New Roman" w:hAnsi="Times New Roman" w:cs="Times New Roman"/>
              </w:rPr>
              <w:t>Scenario 6</w:t>
            </w:r>
          </w:p>
          <w:p w14:paraId="25E4F51D" w14:textId="77777777" w:rsidR="009F6111" w:rsidRDefault="009F6111" w:rsidP="009F6111">
            <w:pPr>
              <w:rPr>
                <w:rFonts w:ascii="Times New Roman" w:hAnsi="Times New Roman" w:cs="Times New Roman"/>
              </w:rPr>
            </w:pPr>
            <w:r>
              <w:rPr>
                <w:rFonts w:ascii="Times New Roman" w:hAnsi="Times New Roman" w:cs="Times New Roman"/>
                <w:noProof/>
              </w:rPr>
              <w:drawing>
                <wp:inline distT="0" distB="0" distL="0" distR="0" wp14:anchorId="7A63D862" wp14:editId="637110F3">
                  <wp:extent cx="3456432" cy="24688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r w:rsidR="009F6111" w:rsidRPr="00B8651A" w14:paraId="55596B91" w14:textId="77777777" w:rsidTr="009F6111">
        <w:trPr>
          <w:trHeight w:val="3692"/>
        </w:trPr>
        <w:tc>
          <w:tcPr>
            <w:tcW w:w="531" w:type="dxa"/>
            <w:textDirection w:val="btLr"/>
          </w:tcPr>
          <w:p w14:paraId="1004973A" w14:textId="77777777" w:rsidR="009F6111" w:rsidRPr="00B8651A" w:rsidRDefault="009F6111" w:rsidP="009F6111">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094" w:type="dxa"/>
          </w:tcPr>
          <w:p w14:paraId="1B2A3EA6" w14:textId="77777777" w:rsidR="009F6111" w:rsidRDefault="009F6111" w:rsidP="009F6111">
            <w:pPr>
              <w:rPr>
                <w:rFonts w:ascii="Times New Roman" w:hAnsi="Times New Roman" w:cs="Times New Roman"/>
              </w:rPr>
            </w:pPr>
            <w:r>
              <w:rPr>
                <w:rFonts w:ascii="Times New Roman" w:hAnsi="Times New Roman" w:cs="Times New Roman"/>
              </w:rPr>
              <w:t>Scenario 7</w:t>
            </w:r>
          </w:p>
          <w:p w14:paraId="3EB23115" w14:textId="77777777" w:rsidR="009F6111" w:rsidRPr="00B8651A" w:rsidRDefault="009F6111" w:rsidP="009F6111">
            <w:pPr>
              <w:rPr>
                <w:rFonts w:ascii="Times New Roman" w:hAnsi="Times New Roman" w:cs="Times New Roman"/>
              </w:rPr>
            </w:pPr>
            <w:r>
              <w:rPr>
                <w:rFonts w:ascii="Times New Roman" w:hAnsi="Times New Roman" w:cs="Times New Roman"/>
                <w:noProof/>
              </w:rPr>
              <w:drawing>
                <wp:inline distT="0" distB="0" distL="0" distR="0" wp14:anchorId="03A4231B" wp14:editId="4AE37AB4">
                  <wp:extent cx="3456432" cy="24688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c>
          <w:tcPr>
            <w:tcW w:w="5860" w:type="dxa"/>
          </w:tcPr>
          <w:p w14:paraId="5511D71B" w14:textId="77777777" w:rsidR="009F6111" w:rsidRDefault="009F6111" w:rsidP="009F6111">
            <w:pPr>
              <w:rPr>
                <w:rFonts w:ascii="Times New Roman" w:hAnsi="Times New Roman" w:cs="Times New Roman"/>
              </w:rPr>
            </w:pPr>
            <w:r>
              <w:rPr>
                <w:rFonts w:ascii="Times New Roman" w:hAnsi="Times New Roman" w:cs="Times New Roman"/>
              </w:rPr>
              <w:t>Scenario 8</w:t>
            </w:r>
          </w:p>
          <w:p w14:paraId="287616E7" w14:textId="77777777" w:rsidR="009F6111" w:rsidRPr="00B8651A" w:rsidRDefault="009F6111" w:rsidP="009F6111">
            <w:pPr>
              <w:rPr>
                <w:rFonts w:ascii="Times New Roman" w:hAnsi="Times New Roman" w:cs="Times New Roman"/>
              </w:rPr>
            </w:pPr>
            <w:r>
              <w:rPr>
                <w:rFonts w:ascii="Times New Roman" w:hAnsi="Times New Roman" w:cs="Times New Roman"/>
                <w:noProof/>
              </w:rPr>
              <w:drawing>
                <wp:inline distT="0" distB="0" distL="0" distR="0" wp14:anchorId="13E73890" wp14:editId="2871B8BE">
                  <wp:extent cx="3456432" cy="2468880"/>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p>
        </w:tc>
      </w:tr>
    </w:tbl>
    <w:p w14:paraId="628076BC" w14:textId="77777777" w:rsidR="009F6111" w:rsidRDefault="009F6111">
      <w:pPr>
        <w:spacing w:after="200" w:line="276" w:lineRule="auto"/>
        <w:rPr>
          <w:rFonts w:asciiTheme="majorHAnsi" w:eastAsiaTheme="majorEastAsia" w:hAnsiTheme="majorHAnsi" w:cstheme="majorBidi"/>
          <w:b/>
          <w:bCs/>
          <w:color w:val="4F81BD" w:themeColor="accent1"/>
        </w:rPr>
      </w:pPr>
      <w:r>
        <w:br w:type="page"/>
      </w:r>
    </w:p>
    <w:p w14:paraId="7557FB10" w14:textId="77777777" w:rsidR="00186E89" w:rsidRDefault="00186E89" w:rsidP="00186E89">
      <w:pPr>
        <w:pStyle w:val="Heading3"/>
      </w:pPr>
      <w:r>
        <w:lastRenderedPageBreak/>
        <w:t xml:space="preserve">Figure 11A: Hazard-based VPC (stratified by gender, </w:t>
      </w:r>
      <w:r w:rsidR="00B72741">
        <w:t>Weibull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0"/>
        <w:gridCol w:w="6128"/>
        <w:gridCol w:w="5860"/>
      </w:tblGrid>
      <w:tr w:rsidR="00186E89" w:rsidRPr="00B8651A" w14:paraId="14011330" w14:textId="77777777" w:rsidTr="00D64D2B">
        <w:trPr>
          <w:trHeight w:val="260"/>
        </w:trPr>
        <w:tc>
          <w:tcPr>
            <w:tcW w:w="540" w:type="dxa"/>
            <w:textDirection w:val="btLr"/>
          </w:tcPr>
          <w:p w14:paraId="4B477CD0" w14:textId="77777777" w:rsidR="00186E89" w:rsidRPr="00592881" w:rsidRDefault="00186E89" w:rsidP="001B1CDA">
            <w:pPr>
              <w:ind w:left="113" w:right="113"/>
              <w:jc w:val="center"/>
              <w:rPr>
                <w:rFonts w:ascii="Times New Roman" w:hAnsi="Times New Roman" w:cs="Times New Roman"/>
                <w:sz w:val="24"/>
                <w:szCs w:val="24"/>
              </w:rPr>
            </w:pPr>
          </w:p>
        </w:tc>
        <w:tc>
          <w:tcPr>
            <w:tcW w:w="6128" w:type="dxa"/>
            <w:vAlign w:val="center"/>
          </w:tcPr>
          <w:p w14:paraId="108C15E7" w14:textId="77777777" w:rsidR="00186E89" w:rsidRPr="00B8651A" w:rsidRDefault="0059310A" w:rsidP="001B1CDA">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14:paraId="6930E654" w14:textId="77777777" w:rsidR="00186E89" w:rsidRPr="00B8651A" w:rsidRDefault="0059310A" w:rsidP="001B1CDA">
            <w:pPr>
              <w:jc w:val="center"/>
              <w:rPr>
                <w:rFonts w:ascii="Times New Roman" w:hAnsi="Times New Roman" w:cs="Times New Roman"/>
              </w:rPr>
            </w:pPr>
            <w:r>
              <w:rPr>
                <w:rFonts w:ascii="Times New Roman" w:hAnsi="Times New Roman" w:cs="Times New Roman"/>
              </w:rPr>
              <w:t>Gender Excluded</w:t>
            </w:r>
            <w:r w:rsidR="00186E89" w:rsidRPr="00B8651A">
              <w:rPr>
                <w:rFonts w:ascii="Times New Roman" w:hAnsi="Times New Roman" w:cs="Times New Roman"/>
                <w:vertAlign w:val="superscript"/>
              </w:rPr>
              <w:sym w:font="Symbol" w:char="F0AA"/>
            </w:r>
          </w:p>
        </w:tc>
      </w:tr>
      <w:tr w:rsidR="00D64D2B" w:rsidRPr="00B8651A" w14:paraId="406859F1" w14:textId="77777777" w:rsidTr="00D64D2B">
        <w:trPr>
          <w:trHeight w:val="3739"/>
        </w:trPr>
        <w:tc>
          <w:tcPr>
            <w:tcW w:w="540" w:type="dxa"/>
            <w:textDirection w:val="btLr"/>
          </w:tcPr>
          <w:p w14:paraId="0849D6C8" w14:textId="77777777" w:rsidR="00D64D2B" w:rsidRPr="00B8651A" w:rsidRDefault="001B1208" w:rsidP="001B1CDA">
            <w:pPr>
              <w:ind w:left="113" w:right="113"/>
              <w:jc w:val="center"/>
              <w:rPr>
                <w:rFonts w:ascii="Times New Roman" w:hAnsi="Times New Roman" w:cs="Times New Roman"/>
              </w:rPr>
            </w:pPr>
            <w:r>
              <w:rPr>
                <w:rFonts w:ascii="Times New Roman" w:hAnsi="Times New Roman" w:cs="Times New Roman"/>
              </w:rPr>
              <w:t xml:space="preserve">E-max model </w:t>
            </w:r>
          </w:p>
        </w:tc>
        <w:tc>
          <w:tcPr>
            <w:tcW w:w="6128" w:type="dxa"/>
          </w:tcPr>
          <w:p w14:paraId="13C16EEE" w14:textId="77777777" w:rsidR="00D64D2B" w:rsidRPr="00B8651A" w:rsidRDefault="00D64D2B" w:rsidP="001B1CDA">
            <w:pPr>
              <w:rPr>
                <w:rFonts w:ascii="Times New Roman" w:hAnsi="Times New Roman" w:cs="Times New Roman"/>
              </w:rPr>
            </w:pPr>
            <w:r w:rsidRPr="00B8651A">
              <w:rPr>
                <w:rFonts w:ascii="Times New Roman" w:hAnsi="Times New Roman" w:cs="Times New Roman"/>
              </w:rPr>
              <w:t>Scenario 1</w:t>
            </w:r>
            <w:r>
              <w:rPr>
                <w:rFonts w:ascii="Times New Roman" w:hAnsi="Times New Roman" w:cs="Times New Roman"/>
              </w:rPr>
              <w:t xml:space="preserve"> </w:t>
            </w:r>
          </w:p>
          <w:p w14:paraId="7EC963BE" w14:textId="77777777" w:rsidR="00D64D2B" w:rsidRPr="00B8651A" w:rsidRDefault="00D64D2B" w:rsidP="001B1CDA">
            <w:pPr>
              <w:rPr>
                <w:rFonts w:ascii="Times New Roman" w:hAnsi="Times New Roman" w:cs="Times New Roman"/>
              </w:rPr>
            </w:pPr>
            <w:r>
              <w:rPr>
                <w:rFonts w:ascii="Times New Roman" w:hAnsi="Times New Roman" w:cs="Times New Roman"/>
                <w:noProof/>
              </w:rPr>
              <w:drawing>
                <wp:inline distT="0" distB="0" distL="0" distR="0" wp14:anchorId="2DC90EFE" wp14:editId="1550E212">
                  <wp:extent cx="3584448" cy="25603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0F047493" w14:textId="77777777" w:rsidR="00D64D2B" w:rsidRPr="00B8651A" w:rsidRDefault="001B1208" w:rsidP="001B1CDA">
            <w:pPr>
              <w:rPr>
                <w:rFonts w:ascii="Times New Roman" w:hAnsi="Times New Roman" w:cs="Times New Roman"/>
              </w:rPr>
            </w:pPr>
            <w:r>
              <w:rPr>
                <w:rFonts w:ascii="Times New Roman" w:hAnsi="Times New Roman" w:cs="Times New Roman"/>
              </w:rPr>
              <w:t>Scenario 2</w:t>
            </w:r>
          </w:p>
          <w:p w14:paraId="38F8EB51" w14:textId="77777777" w:rsidR="00D64D2B" w:rsidRPr="00B8651A" w:rsidRDefault="001B1208" w:rsidP="001B1CDA">
            <w:pPr>
              <w:rPr>
                <w:rFonts w:ascii="Times New Roman" w:hAnsi="Times New Roman" w:cs="Times New Roman"/>
              </w:rPr>
            </w:pPr>
            <w:r>
              <w:rPr>
                <w:rFonts w:ascii="Times New Roman" w:hAnsi="Times New Roman" w:cs="Times New Roman"/>
                <w:noProof/>
              </w:rPr>
              <w:drawing>
                <wp:inline distT="0" distB="0" distL="0" distR="0" wp14:anchorId="5AFD7E11" wp14:editId="49DA2E7D">
                  <wp:extent cx="3584448" cy="25603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D64D2B" w:rsidRPr="00B8651A" w14:paraId="7F6A6651" w14:textId="77777777" w:rsidTr="00D64D2B">
        <w:trPr>
          <w:trHeight w:val="4014"/>
        </w:trPr>
        <w:tc>
          <w:tcPr>
            <w:tcW w:w="540" w:type="dxa"/>
            <w:textDirection w:val="btLr"/>
          </w:tcPr>
          <w:p w14:paraId="7E4F5261" w14:textId="77777777" w:rsidR="00D64D2B" w:rsidRPr="00B8651A" w:rsidRDefault="001B1208" w:rsidP="001B1CDA">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8" w:type="dxa"/>
          </w:tcPr>
          <w:p w14:paraId="44185FA7" w14:textId="77777777" w:rsidR="00D64D2B" w:rsidRDefault="00D64D2B" w:rsidP="001B1CDA">
            <w:pPr>
              <w:rPr>
                <w:rFonts w:ascii="Times New Roman" w:hAnsi="Times New Roman" w:cs="Times New Roman"/>
              </w:rPr>
            </w:pPr>
            <w:r>
              <w:rPr>
                <w:rFonts w:ascii="Times New Roman" w:hAnsi="Times New Roman" w:cs="Times New Roman"/>
              </w:rPr>
              <w:t xml:space="preserve">Scenario </w:t>
            </w:r>
            <w:r w:rsidR="001B1208">
              <w:rPr>
                <w:rFonts w:ascii="Times New Roman" w:hAnsi="Times New Roman" w:cs="Times New Roman"/>
              </w:rPr>
              <w:t>3</w:t>
            </w:r>
          </w:p>
          <w:p w14:paraId="761A72CA" w14:textId="77777777" w:rsidR="00D64D2B" w:rsidRPr="00B8651A" w:rsidRDefault="001B1208" w:rsidP="001B1CDA">
            <w:pPr>
              <w:rPr>
                <w:rFonts w:ascii="Times New Roman" w:hAnsi="Times New Roman" w:cs="Times New Roman"/>
              </w:rPr>
            </w:pPr>
            <w:r>
              <w:rPr>
                <w:rFonts w:ascii="Times New Roman" w:hAnsi="Times New Roman" w:cs="Times New Roman"/>
                <w:noProof/>
              </w:rPr>
              <w:drawing>
                <wp:inline distT="0" distB="0" distL="0" distR="0" wp14:anchorId="523642DB" wp14:editId="06AFB669">
                  <wp:extent cx="3584448" cy="25603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6FB2A983" w14:textId="77777777" w:rsidR="00D64D2B" w:rsidRDefault="00D64D2B" w:rsidP="001B1CDA">
            <w:pPr>
              <w:rPr>
                <w:rFonts w:ascii="Times New Roman" w:hAnsi="Times New Roman" w:cs="Times New Roman"/>
              </w:rPr>
            </w:pPr>
            <w:r>
              <w:rPr>
                <w:rFonts w:ascii="Times New Roman" w:hAnsi="Times New Roman" w:cs="Times New Roman"/>
              </w:rPr>
              <w:t>Scenario 4</w:t>
            </w:r>
          </w:p>
          <w:p w14:paraId="341E09CA" w14:textId="77777777" w:rsidR="00D64D2B" w:rsidRPr="00B8651A" w:rsidRDefault="00D64D2B" w:rsidP="001B1CDA">
            <w:pPr>
              <w:rPr>
                <w:rFonts w:ascii="Times New Roman" w:hAnsi="Times New Roman" w:cs="Times New Roman"/>
              </w:rPr>
            </w:pPr>
            <w:r>
              <w:rPr>
                <w:rFonts w:ascii="Times New Roman" w:hAnsi="Times New Roman" w:cs="Times New Roman"/>
                <w:noProof/>
              </w:rPr>
              <w:drawing>
                <wp:inline distT="0" distB="0" distL="0" distR="0" wp14:anchorId="1DF58E5F" wp14:editId="70639D23">
                  <wp:extent cx="3584448" cy="25603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14:paraId="2FE42CC2" w14:textId="77777777" w:rsidR="00186E89" w:rsidRDefault="00186E89" w:rsidP="00186E89">
      <w:pPr>
        <w:pStyle w:val="Heading3"/>
      </w:pPr>
      <w:r>
        <w:lastRenderedPageBreak/>
        <w:t xml:space="preserve">Figure 11B:  Hazard-based VPC (stratified by gender, </w:t>
      </w:r>
      <w:r w:rsidR="007F1214">
        <w:t>exponential distribution</w:t>
      </w:r>
      <w:r>
        <w:t xml:space="preserve">) </w:t>
      </w:r>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E47BA6" w:rsidRPr="00B8651A" w14:paraId="7DFA8B8E" w14:textId="77777777" w:rsidTr="00556051">
        <w:trPr>
          <w:trHeight w:val="260"/>
        </w:trPr>
        <w:tc>
          <w:tcPr>
            <w:tcW w:w="544" w:type="dxa"/>
            <w:textDirection w:val="btLr"/>
          </w:tcPr>
          <w:p w14:paraId="5F95E7B7" w14:textId="77777777" w:rsidR="00E47BA6" w:rsidRPr="00592881" w:rsidRDefault="00E47BA6" w:rsidP="00E47BA6">
            <w:pPr>
              <w:ind w:left="113" w:right="113"/>
              <w:jc w:val="center"/>
              <w:rPr>
                <w:rFonts w:ascii="Times New Roman" w:hAnsi="Times New Roman" w:cs="Times New Roman"/>
                <w:sz w:val="24"/>
                <w:szCs w:val="24"/>
              </w:rPr>
            </w:pPr>
          </w:p>
        </w:tc>
        <w:tc>
          <w:tcPr>
            <w:tcW w:w="6124" w:type="dxa"/>
            <w:vAlign w:val="center"/>
          </w:tcPr>
          <w:p w14:paraId="14E73E23" w14:textId="77777777" w:rsidR="00E47BA6" w:rsidRPr="00B8651A" w:rsidRDefault="00E47BA6" w:rsidP="00E47BA6">
            <w:pPr>
              <w:jc w:val="center"/>
              <w:rPr>
                <w:rFonts w:ascii="Times New Roman" w:hAnsi="Times New Roman" w:cs="Times New Roman"/>
              </w:rPr>
            </w:pPr>
            <w:r>
              <w:rPr>
                <w:rFonts w:ascii="Times New Roman" w:hAnsi="Times New Roman" w:cs="Times New Roman"/>
              </w:rPr>
              <w:t xml:space="preserve">Gender Included </w:t>
            </w:r>
          </w:p>
        </w:tc>
        <w:tc>
          <w:tcPr>
            <w:tcW w:w="5860" w:type="dxa"/>
            <w:vAlign w:val="center"/>
          </w:tcPr>
          <w:p w14:paraId="0647725A" w14:textId="77777777" w:rsidR="00E47BA6" w:rsidRPr="00B8651A" w:rsidRDefault="00E47BA6" w:rsidP="00E47BA6">
            <w:pPr>
              <w:jc w:val="center"/>
              <w:rPr>
                <w:rFonts w:ascii="Times New Roman" w:hAnsi="Times New Roman" w:cs="Times New Roman"/>
              </w:rPr>
            </w:pPr>
            <w:r>
              <w:rPr>
                <w:rFonts w:ascii="Times New Roman" w:hAnsi="Times New Roman" w:cs="Times New Roman"/>
              </w:rPr>
              <w:t>Gender Excluded</w:t>
            </w:r>
            <w:r w:rsidRPr="00B8651A">
              <w:rPr>
                <w:rFonts w:ascii="Times New Roman" w:hAnsi="Times New Roman" w:cs="Times New Roman"/>
                <w:vertAlign w:val="superscript"/>
              </w:rPr>
              <w:sym w:font="Symbol" w:char="F0AA"/>
            </w:r>
          </w:p>
        </w:tc>
      </w:tr>
      <w:tr w:rsidR="00E47BA6" w:rsidRPr="00B8651A" w14:paraId="053E4FCC" w14:textId="77777777" w:rsidTr="00556051">
        <w:trPr>
          <w:trHeight w:val="3739"/>
        </w:trPr>
        <w:tc>
          <w:tcPr>
            <w:tcW w:w="544" w:type="dxa"/>
            <w:textDirection w:val="btLr"/>
          </w:tcPr>
          <w:p w14:paraId="0FC8D4E1" w14:textId="77777777" w:rsidR="00E47BA6" w:rsidRPr="00B8651A" w:rsidRDefault="00E47BA6" w:rsidP="00E47BA6">
            <w:pPr>
              <w:ind w:left="113" w:right="113"/>
              <w:jc w:val="center"/>
              <w:rPr>
                <w:rFonts w:ascii="Times New Roman" w:hAnsi="Times New Roman" w:cs="Times New Roman"/>
              </w:rPr>
            </w:pPr>
            <w:r>
              <w:rPr>
                <w:rFonts w:ascii="Times New Roman" w:hAnsi="Times New Roman" w:cs="Times New Roman"/>
              </w:rPr>
              <w:t xml:space="preserve">E-max model </w:t>
            </w:r>
          </w:p>
        </w:tc>
        <w:tc>
          <w:tcPr>
            <w:tcW w:w="6124" w:type="dxa"/>
          </w:tcPr>
          <w:p w14:paraId="269B6CD1" w14:textId="77777777" w:rsidR="00E47BA6" w:rsidRPr="00B8651A" w:rsidRDefault="00E47BA6" w:rsidP="00E47BA6">
            <w:pPr>
              <w:rPr>
                <w:rFonts w:ascii="Times New Roman" w:hAnsi="Times New Roman" w:cs="Times New Roman"/>
              </w:rPr>
            </w:pPr>
            <w:r>
              <w:rPr>
                <w:rFonts w:ascii="Times New Roman" w:hAnsi="Times New Roman" w:cs="Times New Roman"/>
              </w:rPr>
              <w:t>Scenario 5</w:t>
            </w:r>
          </w:p>
          <w:p w14:paraId="33AA66CB" w14:textId="77777777" w:rsidR="00E47BA6" w:rsidRPr="00B8651A" w:rsidRDefault="00E47BA6" w:rsidP="00E47BA6">
            <w:pPr>
              <w:rPr>
                <w:rFonts w:ascii="Times New Roman" w:hAnsi="Times New Roman" w:cs="Times New Roman"/>
              </w:rPr>
            </w:pPr>
            <w:r>
              <w:rPr>
                <w:rFonts w:ascii="Times New Roman" w:hAnsi="Times New Roman" w:cs="Times New Roman"/>
                <w:noProof/>
              </w:rPr>
              <w:drawing>
                <wp:inline distT="0" distB="0" distL="0" distR="0" wp14:anchorId="3890449F" wp14:editId="11A559D0">
                  <wp:extent cx="3584448" cy="25603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2B363D8F" w14:textId="77777777" w:rsidR="00E47BA6" w:rsidRPr="00B8651A" w:rsidRDefault="00E47BA6" w:rsidP="00E47BA6">
            <w:pPr>
              <w:rPr>
                <w:rFonts w:ascii="Times New Roman" w:hAnsi="Times New Roman" w:cs="Times New Roman"/>
              </w:rPr>
            </w:pPr>
            <w:r>
              <w:rPr>
                <w:rFonts w:ascii="Times New Roman" w:hAnsi="Times New Roman" w:cs="Times New Roman"/>
              </w:rPr>
              <w:t>Scenario 6</w:t>
            </w:r>
          </w:p>
          <w:p w14:paraId="5AE4592F" w14:textId="77777777" w:rsidR="00E47BA6" w:rsidRPr="00B8651A" w:rsidRDefault="00E47BA6" w:rsidP="00E47BA6">
            <w:pPr>
              <w:rPr>
                <w:rFonts w:ascii="Times New Roman" w:hAnsi="Times New Roman" w:cs="Times New Roman"/>
              </w:rPr>
            </w:pPr>
            <w:r>
              <w:rPr>
                <w:rFonts w:ascii="Times New Roman" w:hAnsi="Times New Roman" w:cs="Times New Roman"/>
                <w:noProof/>
              </w:rPr>
              <w:drawing>
                <wp:inline distT="0" distB="0" distL="0" distR="0" wp14:anchorId="0F733012" wp14:editId="5107DC29">
                  <wp:extent cx="3584448" cy="25603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r w:rsidR="00E47BA6" w:rsidRPr="00B8651A" w14:paraId="3031FD33" w14:textId="77777777" w:rsidTr="00556051">
        <w:trPr>
          <w:trHeight w:val="4014"/>
        </w:trPr>
        <w:tc>
          <w:tcPr>
            <w:tcW w:w="544" w:type="dxa"/>
            <w:textDirection w:val="btLr"/>
          </w:tcPr>
          <w:p w14:paraId="4287F1EB" w14:textId="77777777" w:rsidR="00E47BA6" w:rsidRPr="00B8651A" w:rsidRDefault="00E47BA6" w:rsidP="00E47BA6">
            <w:pPr>
              <w:ind w:left="113" w:right="113"/>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c>
          <w:tcPr>
            <w:tcW w:w="6124" w:type="dxa"/>
          </w:tcPr>
          <w:p w14:paraId="74588FAC" w14:textId="77777777" w:rsidR="00E47BA6" w:rsidRDefault="00E47BA6" w:rsidP="00E47BA6">
            <w:pPr>
              <w:rPr>
                <w:rFonts w:ascii="Times New Roman" w:hAnsi="Times New Roman" w:cs="Times New Roman"/>
              </w:rPr>
            </w:pPr>
            <w:r>
              <w:rPr>
                <w:rFonts w:ascii="Times New Roman" w:hAnsi="Times New Roman" w:cs="Times New Roman"/>
              </w:rPr>
              <w:t>Scenario 7</w:t>
            </w:r>
          </w:p>
          <w:p w14:paraId="048CA862" w14:textId="77777777" w:rsidR="00E47BA6" w:rsidRPr="00B8651A" w:rsidRDefault="00E47BA6" w:rsidP="00E47BA6">
            <w:pPr>
              <w:rPr>
                <w:rFonts w:ascii="Times New Roman" w:hAnsi="Times New Roman" w:cs="Times New Roman"/>
              </w:rPr>
            </w:pPr>
            <w:r>
              <w:rPr>
                <w:rFonts w:ascii="Times New Roman" w:hAnsi="Times New Roman" w:cs="Times New Roman"/>
                <w:noProof/>
              </w:rPr>
              <w:drawing>
                <wp:inline distT="0" distB="0" distL="0" distR="0" wp14:anchorId="3595DE85" wp14:editId="5186750C">
                  <wp:extent cx="3584448" cy="25603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c>
          <w:tcPr>
            <w:tcW w:w="5860" w:type="dxa"/>
          </w:tcPr>
          <w:p w14:paraId="2324647C" w14:textId="77777777" w:rsidR="00E47BA6" w:rsidRDefault="00E47BA6" w:rsidP="00E47BA6">
            <w:pPr>
              <w:rPr>
                <w:rFonts w:ascii="Times New Roman" w:hAnsi="Times New Roman" w:cs="Times New Roman"/>
              </w:rPr>
            </w:pPr>
            <w:r>
              <w:rPr>
                <w:rFonts w:ascii="Times New Roman" w:hAnsi="Times New Roman" w:cs="Times New Roman"/>
              </w:rPr>
              <w:t>Scenario 8</w:t>
            </w:r>
          </w:p>
          <w:p w14:paraId="462FBB51" w14:textId="77777777" w:rsidR="00E47BA6" w:rsidRPr="00B8651A" w:rsidRDefault="00E47BA6" w:rsidP="00E47BA6">
            <w:pPr>
              <w:rPr>
                <w:rFonts w:ascii="Times New Roman" w:hAnsi="Times New Roman" w:cs="Times New Roman"/>
              </w:rPr>
            </w:pPr>
            <w:r>
              <w:rPr>
                <w:rFonts w:ascii="Times New Roman" w:hAnsi="Times New Roman" w:cs="Times New Roman"/>
                <w:noProof/>
              </w:rPr>
              <w:drawing>
                <wp:inline distT="0" distB="0" distL="0" distR="0" wp14:anchorId="2E453A4E" wp14:editId="30DAA039">
                  <wp:extent cx="3584448" cy="25603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p>
        </w:tc>
      </w:tr>
    </w:tbl>
    <w:p w14:paraId="08CB6127" w14:textId="77777777" w:rsidR="00556051" w:rsidRDefault="00556051" w:rsidP="00556051">
      <w:pPr>
        <w:pStyle w:val="Heading3"/>
      </w:pPr>
      <w:r>
        <w:lastRenderedPageBreak/>
        <w:t xml:space="preserve">Figure 12: Kaplan Meier Mean Covariate (KMMC) plot, </w:t>
      </w:r>
      <w:proofErr w:type="spellStart"/>
      <w:r>
        <w:t>AUC</w:t>
      </w:r>
      <w:r w:rsidRPr="00556051">
        <w:rPr>
          <w:vertAlign w:val="subscript"/>
        </w:rPr>
        <w:t>ss</w:t>
      </w:r>
      <w:proofErr w:type="spellEnd"/>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14:paraId="699A708D" w14:textId="77777777" w:rsidTr="001B1CDA">
        <w:trPr>
          <w:trHeight w:val="349"/>
        </w:trPr>
        <w:tc>
          <w:tcPr>
            <w:tcW w:w="508" w:type="dxa"/>
          </w:tcPr>
          <w:p w14:paraId="7D5ABD8D" w14:textId="77777777" w:rsidR="00556051" w:rsidRPr="00B8651A" w:rsidRDefault="00556051" w:rsidP="001B1CDA">
            <w:pPr>
              <w:rPr>
                <w:rFonts w:ascii="Times New Roman" w:hAnsi="Times New Roman" w:cs="Times New Roman"/>
              </w:rPr>
            </w:pPr>
          </w:p>
        </w:tc>
        <w:tc>
          <w:tcPr>
            <w:tcW w:w="6552" w:type="dxa"/>
            <w:gridSpan w:val="2"/>
            <w:vAlign w:val="center"/>
          </w:tcPr>
          <w:p w14:paraId="1D26C6C2"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14:paraId="73A3AFC1"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556051" w:rsidRPr="00B8651A" w14:paraId="702780CC" w14:textId="77777777" w:rsidTr="001B1CDA">
        <w:trPr>
          <w:trHeight w:val="2759"/>
        </w:trPr>
        <w:tc>
          <w:tcPr>
            <w:tcW w:w="508" w:type="dxa"/>
            <w:textDirection w:val="btLr"/>
          </w:tcPr>
          <w:p w14:paraId="64DCD1B9" w14:textId="77777777"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Weibull </w:t>
            </w:r>
            <w:r>
              <w:rPr>
                <w:rFonts w:ascii="Times New Roman" w:hAnsi="Times New Roman" w:cs="Times New Roman"/>
              </w:rPr>
              <w:t xml:space="preserve"> distribution</w:t>
            </w:r>
          </w:p>
        </w:tc>
        <w:tc>
          <w:tcPr>
            <w:tcW w:w="3276" w:type="dxa"/>
            <w:vAlign w:val="center"/>
          </w:tcPr>
          <w:p w14:paraId="066693C2"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1</w:t>
            </w:r>
          </w:p>
          <w:p w14:paraId="283F1C05" w14:textId="77777777" w:rsidR="00556051" w:rsidRPr="00B8651A" w:rsidRDefault="00074E02" w:rsidP="001B1CDA">
            <w:pPr>
              <w:jc w:val="center"/>
              <w:rPr>
                <w:rFonts w:ascii="Times New Roman" w:hAnsi="Times New Roman" w:cs="Times New Roman"/>
              </w:rPr>
            </w:pPr>
            <w:r>
              <w:rPr>
                <w:rFonts w:ascii="Times New Roman" w:hAnsi="Times New Roman" w:cs="Times New Roman"/>
                <w:noProof/>
              </w:rPr>
              <w:drawing>
                <wp:inline distT="0" distB="0" distL="0" distR="0" wp14:anchorId="4E417509" wp14:editId="4033BB4D">
                  <wp:extent cx="1920240" cy="137160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1822BB8B"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2</w:t>
            </w:r>
          </w:p>
          <w:p w14:paraId="0781812A" w14:textId="77777777" w:rsidR="00556051" w:rsidRPr="00B8651A" w:rsidRDefault="008E2F47" w:rsidP="001B1CDA">
            <w:pPr>
              <w:jc w:val="center"/>
              <w:rPr>
                <w:rFonts w:ascii="Times New Roman" w:hAnsi="Times New Roman" w:cs="Times New Roman"/>
              </w:rPr>
            </w:pPr>
            <w:r>
              <w:rPr>
                <w:rFonts w:ascii="Times New Roman" w:hAnsi="Times New Roman" w:cs="Times New Roman"/>
                <w:noProof/>
              </w:rPr>
              <w:drawing>
                <wp:inline distT="0" distB="0" distL="0" distR="0" wp14:anchorId="1BA55B6E" wp14:editId="31B1585D">
                  <wp:extent cx="1920240" cy="137160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0E44EE8B"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3</w:t>
            </w:r>
          </w:p>
          <w:p w14:paraId="05800C83" w14:textId="77777777" w:rsidR="00556051" w:rsidRPr="00B8651A" w:rsidRDefault="003F710D" w:rsidP="001B1CDA">
            <w:pPr>
              <w:jc w:val="center"/>
              <w:rPr>
                <w:rFonts w:ascii="Times New Roman" w:hAnsi="Times New Roman" w:cs="Times New Roman"/>
              </w:rPr>
            </w:pPr>
            <w:r>
              <w:rPr>
                <w:rFonts w:ascii="Times New Roman" w:hAnsi="Times New Roman" w:cs="Times New Roman"/>
                <w:noProof/>
              </w:rPr>
              <w:drawing>
                <wp:inline distT="0" distB="0" distL="0" distR="0" wp14:anchorId="7B97B39C" wp14:editId="05D260FC">
                  <wp:extent cx="1920240" cy="137160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1C6CB20B"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4</w:t>
            </w:r>
          </w:p>
          <w:p w14:paraId="10F7092B" w14:textId="77777777" w:rsidR="00556051" w:rsidRPr="00B8651A" w:rsidRDefault="00763D0D" w:rsidP="001B1CDA">
            <w:pPr>
              <w:jc w:val="center"/>
              <w:rPr>
                <w:rFonts w:ascii="Times New Roman" w:hAnsi="Times New Roman" w:cs="Times New Roman"/>
              </w:rPr>
            </w:pPr>
            <w:r>
              <w:rPr>
                <w:rFonts w:ascii="Times New Roman" w:hAnsi="Times New Roman" w:cs="Times New Roman"/>
                <w:noProof/>
              </w:rPr>
              <w:drawing>
                <wp:inline distT="0" distB="0" distL="0" distR="0" wp14:anchorId="72DF5A04" wp14:editId="7D8D4DAD">
                  <wp:extent cx="1920240" cy="1371600"/>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r w:rsidR="0027682E" w:rsidRPr="00B8651A" w14:paraId="2FC0777D" w14:textId="77777777" w:rsidTr="001B1CDA">
        <w:trPr>
          <w:trHeight w:val="2962"/>
        </w:trPr>
        <w:tc>
          <w:tcPr>
            <w:tcW w:w="508" w:type="dxa"/>
            <w:textDirection w:val="btLr"/>
          </w:tcPr>
          <w:p w14:paraId="36850B92" w14:textId="77777777"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Exponential </w:t>
            </w:r>
            <w:r>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14:paraId="2919A473"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5</w:t>
            </w:r>
          </w:p>
          <w:p w14:paraId="57C6A365" w14:textId="77777777" w:rsidR="00556051" w:rsidRPr="00B8651A" w:rsidRDefault="00150B23" w:rsidP="001B1CDA">
            <w:pPr>
              <w:jc w:val="center"/>
              <w:rPr>
                <w:rFonts w:ascii="Times New Roman" w:hAnsi="Times New Roman" w:cs="Times New Roman"/>
              </w:rPr>
            </w:pPr>
            <w:r>
              <w:rPr>
                <w:rFonts w:ascii="Times New Roman" w:hAnsi="Times New Roman" w:cs="Times New Roman"/>
                <w:noProof/>
              </w:rPr>
              <w:drawing>
                <wp:inline distT="0" distB="0" distL="0" distR="0" wp14:anchorId="30E9DA5D" wp14:editId="166AE6A6">
                  <wp:extent cx="1920240" cy="13716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7A774ECD"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6</w:t>
            </w:r>
          </w:p>
          <w:p w14:paraId="4E170B01" w14:textId="77777777" w:rsidR="00556051" w:rsidRPr="00B8651A" w:rsidRDefault="00150B23" w:rsidP="001B1CDA">
            <w:pPr>
              <w:jc w:val="center"/>
              <w:rPr>
                <w:rFonts w:ascii="Times New Roman" w:hAnsi="Times New Roman" w:cs="Times New Roman"/>
              </w:rPr>
            </w:pPr>
            <w:r>
              <w:rPr>
                <w:rFonts w:ascii="Times New Roman" w:hAnsi="Times New Roman" w:cs="Times New Roman"/>
                <w:noProof/>
              </w:rPr>
              <w:drawing>
                <wp:inline distT="0" distB="0" distL="0" distR="0" wp14:anchorId="1E1F1F03" wp14:editId="2AF56C1D">
                  <wp:extent cx="1920240" cy="137160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650DFB01"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7</w:t>
            </w:r>
          </w:p>
          <w:p w14:paraId="646346CE" w14:textId="77777777" w:rsidR="00556051" w:rsidRPr="00B8651A" w:rsidRDefault="0016154F" w:rsidP="001B1CDA">
            <w:pPr>
              <w:jc w:val="center"/>
              <w:rPr>
                <w:rFonts w:ascii="Times New Roman" w:hAnsi="Times New Roman" w:cs="Times New Roman"/>
              </w:rPr>
            </w:pPr>
            <w:r>
              <w:rPr>
                <w:rFonts w:ascii="Times New Roman" w:hAnsi="Times New Roman" w:cs="Times New Roman"/>
                <w:noProof/>
              </w:rPr>
              <w:drawing>
                <wp:inline distT="0" distB="0" distL="0" distR="0" wp14:anchorId="24416CF4" wp14:editId="7CFD8D00">
                  <wp:extent cx="1920240" cy="13716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4FA026D3"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8</w:t>
            </w:r>
          </w:p>
          <w:p w14:paraId="4DFE4C43" w14:textId="77777777" w:rsidR="00556051" w:rsidRPr="00B8651A" w:rsidRDefault="0027682E" w:rsidP="001B1CDA">
            <w:pPr>
              <w:jc w:val="center"/>
              <w:rPr>
                <w:rFonts w:ascii="Times New Roman" w:hAnsi="Times New Roman" w:cs="Times New Roman"/>
              </w:rPr>
            </w:pPr>
            <w:r>
              <w:rPr>
                <w:rFonts w:ascii="Times New Roman" w:hAnsi="Times New Roman" w:cs="Times New Roman"/>
                <w:noProof/>
              </w:rPr>
              <w:drawing>
                <wp:inline distT="0" distB="0" distL="0" distR="0" wp14:anchorId="26173A54" wp14:editId="64256FC5">
                  <wp:extent cx="1920240" cy="137160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bl>
    <w:p w14:paraId="05B4C563" w14:textId="77777777" w:rsidR="00556051" w:rsidRDefault="00556051" w:rsidP="00556051"/>
    <w:p w14:paraId="03052BAE" w14:textId="77777777" w:rsidR="00556051" w:rsidRDefault="00556051" w:rsidP="00556051">
      <w:pPr>
        <w:spacing w:line="276" w:lineRule="auto"/>
        <w:rPr>
          <w:rFonts w:ascii="Times New Roman" w:hAnsi="Times New Roman" w:cs="Times New Roman"/>
        </w:rPr>
        <w:sectPr w:rsidR="00556051" w:rsidSect="00E452F5">
          <w:pgSz w:w="15840" w:h="12240" w:orient="landscape"/>
          <w:pgMar w:top="1440" w:right="1440" w:bottom="1440" w:left="1440" w:header="720" w:footer="720" w:gutter="0"/>
          <w:cols w:space="720"/>
          <w:docGrid w:linePitch="360"/>
        </w:sectPr>
      </w:pPr>
      <w:r>
        <w:rPr>
          <w:rFonts w:ascii="Times New Roman" w:hAnsi="Times New Roman" w:cs="Times New Roman"/>
        </w:rPr>
        <w:br w:type="page"/>
      </w:r>
    </w:p>
    <w:p w14:paraId="786954F9" w14:textId="77777777" w:rsidR="00556051" w:rsidRDefault="00556051" w:rsidP="00556051">
      <w:pPr>
        <w:pStyle w:val="Heading3"/>
      </w:pPr>
      <w:r>
        <w:lastRenderedPageBreak/>
        <w:t xml:space="preserve">Figure </w:t>
      </w:r>
      <w:r w:rsidR="00B83E50">
        <w:t>13</w:t>
      </w:r>
      <w:r>
        <w:t xml:space="preserve">: Kaplan Meier Mean Covariate (KMMC) plot, </w:t>
      </w:r>
      <w:r w:rsidR="00B83E50">
        <w:t>gender</w:t>
      </w:r>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14:paraId="5CA2647A" w14:textId="77777777" w:rsidTr="001B1CDA">
        <w:trPr>
          <w:trHeight w:val="349"/>
        </w:trPr>
        <w:tc>
          <w:tcPr>
            <w:tcW w:w="508" w:type="dxa"/>
          </w:tcPr>
          <w:p w14:paraId="7BEDDF73" w14:textId="77777777" w:rsidR="00556051" w:rsidRPr="00B8651A" w:rsidRDefault="00556051" w:rsidP="001B1CDA">
            <w:pPr>
              <w:rPr>
                <w:rFonts w:ascii="Times New Roman" w:hAnsi="Times New Roman" w:cs="Times New Roman"/>
              </w:rPr>
            </w:pPr>
          </w:p>
        </w:tc>
        <w:tc>
          <w:tcPr>
            <w:tcW w:w="6552" w:type="dxa"/>
            <w:gridSpan w:val="2"/>
            <w:vAlign w:val="center"/>
          </w:tcPr>
          <w:p w14:paraId="6FA22D72"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E-max model</w:t>
            </w:r>
          </w:p>
        </w:tc>
        <w:tc>
          <w:tcPr>
            <w:tcW w:w="6552" w:type="dxa"/>
            <w:gridSpan w:val="2"/>
            <w:vAlign w:val="center"/>
          </w:tcPr>
          <w:p w14:paraId="3BB65331"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Linear model</w:t>
            </w:r>
            <w:r w:rsidRPr="00B8651A">
              <w:rPr>
                <w:rFonts w:ascii="Times New Roman" w:hAnsi="Times New Roman" w:cs="Times New Roman"/>
                <w:vertAlign w:val="superscript"/>
              </w:rPr>
              <w:sym w:font="Symbol" w:char="F0AA"/>
            </w:r>
          </w:p>
        </w:tc>
      </w:tr>
      <w:tr w:rsidR="00556051" w:rsidRPr="00B8651A" w14:paraId="07C05105" w14:textId="77777777" w:rsidTr="001B1CDA">
        <w:trPr>
          <w:trHeight w:val="2759"/>
        </w:trPr>
        <w:tc>
          <w:tcPr>
            <w:tcW w:w="508" w:type="dxa"/>
            <w:textDirection w:val="btLr"/>
          </w:tcPr>
          <w:p w14:paraId="5CF588D1" w14:textId="77777777"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Weibull </w:t>
            </w:r>
            <w:r>
              <w:rPr>
                <w:rFonts w:ascii="Times New Roman" w:hAnsi="Times New Roman" w:cs="Times New Roman"/>
              </w:rPr>
              <w:t xml:space="preserve"> distribution</w:t>
            </w:r>
          </w:p>
        </w:tc>
        <w:tc>
          <w:tcPr>
            <w:tcW w:w="3276" w:type="dxa"/>
            <w:vAlign w:val="center"/>
          </w:tcPr>
          <w:p w14:paraId="528E945D"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1</w:t>
            </w:r>
          </w:p>
          <w:p w14:paraId="42DE96D7" w14:textId="77777777" w:rsidR="00556051" w:rsidRPr="00B8651A" w:rsidRDefault="00074E02" w:rsidP="001B1CDA">
            <w:pPr>
              <w:jc w:val="center"/>
              <w:rPr>
                <w:rFonts w:ascii="Times New Roman" w:hAnsi="Times New Roman" w:cs="Times New Roman"/>
              </w:rPr>
            </w:pPr>
            <w:r>
              <w:rPr>
                <w:rFonts w:ascii="Times New Roman" w:hAnsi="Times New Roman" w:cs="Times New Roman"/>
                <w:noProof/>
              </w:rPr>
              <w:drawing>
                <wp:inline distT="0" distB="0" distL="0" distR="0" wp14:anchorId="0B3DCECF" wp14:editId="5D338070">
                  <wp:extent cx="1920240" cy="137160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704D94E3" w14:textId="77777777" w:rsidR="00556051" w:rsidRPr="00B8651A" w:rsidRDefault="00556051" w:rsidP="001B1CDA">
            <w:pPr>
              <w:jc w:val="center"/>
              <w:rPr>
                <w:rFonts w:ascii="Times New Roman" w:hAnsi="Times New Roman" w:cs="Times New Roman"/>
              </w:rPr>
            </w:pPr>
            <w:r w:rsidRPr="00B8651A">
              <w:rPr>
                <w:rFonts w:ascii="Times New Roman" w:hAnsi="Times New Roman" w:cs="Times New Roman"/>
              </w:rPr>
              <w:t>Scenario 2</w:t>
            </w:r>
          </w:p>
          <w:p w14:paraId="6B55C00C" w14:textId="77777777" w:rsidR="00556051" w:rsidRPr="00B8651A" w:rsidRDefault="008E2F47" w:rsidP="001B1CDA">
            <w:pPr>
              <w:jc w:val="center"/>
              <w:rPr>
                <w:rFonts w:ascii="Times New Roman" w:hAnsi="Times New Roman" w:cs="Times New Roman"/>
              </w:rPr>
            </w:pPr>
            <w:r>
              <w:rPr>
                <w:rFonts w:ascii="Times New Roman" w:hAnsi="Times New Roman" w:cs="Times New Roman"/>
                <w:noProof/>
              </w:rPr>
              <w:drawing>
                <wp:inline distT="0" distB="0" distL="0" distR="0" wp14:anchorId="1BD32D18" wp14:editId="0F75B47C">
                  <wp:extent cx="1920240" cy="137160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53B588AA" w14:textId="77777777" w:rsidR="00763D0D" w:rsidRDefault="00556051" w:rsidP="00763D0D">
            <w:pPr>
              <w:jc w:val="center"/>
              <w:rPr>
                <w:rFonts w:ascii="Times New Roman" w:hAnsi="Times New Roman" w:cs="Times New Roman"/>
              </w:rPr>
            </w:pPr>
            <w:r w:rsidRPr="00B8651A">
              <w:rPr>
                <w:rFonts w:ascii="Times New Roman" w:hAnsi="Times New Roman" w:cs="Times New Roman"/>
              </w:rPr>
              <w:t>Scenario 3</w:t>
            </w:r>
          </w:p>
          <w:p w14:paraId="7648C8C8" w14:textId="77777777" w:rsidR="00556051" w:rsidRPr="00B8651A" w:rsidRDefault="003F710D" w:rsidP="001B1CDA">
            <w:pPr>
              <w:jc w:val="center"/>
              <w:rPr>
                <w:rFonts w:ascii="Times New Roman" w:hAnsi="Times New Roman" w:cs="Times New Roman"/>
              </w:rPr>
            </w:pPr>
            <w:r>
              <w:rPr>
                <w:rFonts w:ascii="Times New Roman" w:hAnsi="Times New Roman" w:cs="Times New Roman"/>
                <w:noProof/>
              </w:rPr>
              <w:drawing>
                <wp:inline distT="0" distB="0" distL="0" distR="0" wp14:anchorId="3199A674" wp14:editId="6E938CD3">
                  <wp:extent cx="1920240" cy="13716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614B977E"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4</w:t>
            </w:r>
          </w:p>
          <w:p w14:paraId="2BFF99E9" w14:textId="77777777" w:rsidR="00556051" w:rsidRPr="00B8651A" w:rsidRDefault="00763D0D" w:rsidP="001B1CDA">
            <w:pPr>
              <w:jc w:val="center"/>
              <w:rPr>
                <w:rFonts w:ascii="Times New Roman" w:hAnsi="Times New Roman" w:cs="Times New Roman"/>
              </w:rPr>
            </w:pPr>
            <w:r>
              <w:rPr>
                <w:rFonts w:ascii="Times New Roman" w:hAnsi="Times New Roman" w:cs="Times New Roman"/>
                <w:noProof/>
              </w:rPr>
              <w:drawing>
                <wp:inline distT="0" distB="0" distL="0" distR="0" wp14:anchorId="2D8E6EF1" wp14:editId="4C42E9CB">
                  <wp:extent cx="1920240" cy="137160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r w:rsidR="00074E02" w:rsidRPr="00B8651A" w14:paraId="1FC4D7E6" w14:textId="77777777" w:rsidTr="001B1CDA">
        <w:trPr>
          <w:trHeight w:val="2962"/>
        </w:trPr>
        <w:tc>
          <w:tcPr>
            <w:tcW w:w="508" w:type="dxa"/>
            <w:textDirection w:val="btLr"/>
          </w:tcPr>
          <w:p w14:paraId="77F0EA54" w14:textId="77777777" w:rsidR="00556051" w:rsidRPr="00B8651A" w:rsidRDefault="00556051" w:rsidP="001B1CDA">
            <w:pPr>
              <w:ind w:left="113" w:right="113"/>
              <w:jc w:val="center"/>
              <w:rPr>
                <w:rFonts w:ascii="Times New Roman" w:hAnsi="Times New Roman" w:cs="Times New Roman"/>
              </w:rPr>
            </w:pPr>
            <w:r w:rsidRPr="00B8651A">
              <w:rPr>
                <w:rFonts w:ascii="Times New Roman" w:hAnsi="Times New Roman" w:cs="Times New Roman"/>
              </w:rPr>
              <w:t xml:space="preserve">Exponential </w:t>
            </w:r>
            <w:r>
              <w:rPr>
                <w:rFonts w:ascii="Times New Roman" w:hAnsi="Times New Roman" w:cs="Times New Roman"/>
              </w:rPr>
              <w:t xml:space="preserve"> distribution </w:t>
            </w:r>
            <w:r w:rsidRPr="00B8651A">
              <w:rPr>
                <w:rFonts w:ascii="Times New Roman" w:hAnsi="Times New Roman" w:cs="Times New Roman"/>
                <w:vertAlign w:val="superscript"/>
              </w:rPr>
              <w:sym w:font="Symbol" w:char="F0AA"/>
            </w:r>
          </w:p>
        </w:tc>
        <w:tc>
          <w:tcPr>
            <w:tcW w:w="3276" w:type="dxa"/>
            <w:vAlign w:val="center"/>
          </w:tcPr>
          <w:p w14:paraId="705A9D96"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5</w:t>
            </w:r>
          </w:p>
          <w:p w14:paraId="5F5C741C" w14:textId="77777777" w:rsidR="00556051" w:rsidRPr="00B8651A" w:rsidRDefault="00150B23" w:rsidP="001B1CDA">
            <w:pPr>
              <w:jc w:val="center"/>
              <w:rPr>
                <w:rFonts w:ascii="Times New Roman" w:hAnsi="Times New Roman" w:cs="Times New Roman"/>
              </w:rPr>
            </w:pPr>
            <w:r>
              <w:rPr>
                <w:rFonts w:ascii="Times New Roman" w:hAnsi="Times New Roman" w:cs="Times New Roman"/>
                <w:noProof/>
              </w:rPr>
              <w:drawing>
                <wp:inline distT="0" distB="0" distL="0" distR="0" wp14:anchorId="3E0FED35" wp14:editId="040BE9A4">
                  <wp:extent cx="1920240" cy="13716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78DF304F"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6</w:t>
            </w:r>
          </w:p>
          <w:p w14:paraId="254D343F" w14:textId="77777777" w:rsidR="00556051" w:rsidRPr="00B8651A" w:rsidRDefault="00150B23" w:rsidP="001B1CDA">
            <w:pPr>
              <w:jc w:val="center"/>
              <w:rPr>
                <w:rFonts w:ascii="Times New Roman" w:hAnsi="Times New Roman" w:cs="Times New Roman"/>
              </w:rPr>
            </w:pPr>
            <w:r>
              <w:rPr>
                <w:rFonts w:ascii="Times New Roman" w:hAnsi="Times New Roman" w:cs="Times New Roman"/>
                <w:noProof/>
              </w:rPr>
              <w:drawing>
                <wp:inline distT="0" distB="0" distL="0" distR="0" wp14:anchorId="580EF4D2" wp14:editId="50D2F7A0">
                  <wp:extent cx="1920240" cy="137160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1DDA1DF2"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7</w:t>
            </w:r>
          </w:p>
          <w:p w14:paraId="53BB8436" w14:textId="77777777" w:rsidR="00556051" w:rsidRPr="00B8651A" w:rsidRDefault="0016154F" w:rsidP="001B1CDA">
            <w:pPr>
              <w:jc w:val="center"/>
              <w:rPr>
                <w:rFonts w:ascii="Times New Roman" w:hAnsi="Times New Roman" w:cs="Times New Roman"/>
              </w:rPr>
            </w:pPr>
            <w:r>
              <w:rPr>
                <w:rFonts w:ascii="Times New Roman" w:hAnsi="Times New Roman" w:cs="Times New Roman"/>
                <w:noProof/>
              </w:rPr>
              <w:drawing>
                <wp:inline distT="0" distB="0" distL="0" distR="0" wp14:anchorId="48729F13" wp14:editId="704D6F98">
                  <wp:extent cx="1920240" cy="137160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c>
          <w:tcPr>
            <w:tcW w:w="3276" w:type="dxa"/>
            <w:vAlign w:val="center"/>
          </w:tcPr>
          <w:p w14:paraId="5BCBE767" w14:textId="77777777" w:rsidR="00556051" w:rsidRDefault="00556051" w:rsidP="001B1CDA">
            <w:pPr>
              <w:jc w:val="center"/>
              <w:rPr>
                <w:rFonts w:ascii="Times New Roman" w:hAnsi="Times New Roman" w:cs="Times New Roman"/>
              </w:rPr>
            </w:pPr>
            <w:r w:rsidRPr="00B8651A">
              <w:rPr>
                <w:rFonts w:ascii="Times New Roman" w:hAnsi="Times New Roman" w:cs="Times New Roman"/>
              </w:rPr>
              <w:t>Scenario 8</w:t>
            </w:r>
          </w:p>
          <w:p w14:paraId="387947D0" w14:textId="77777777" w:rsidR="00556051" w:rsidRPr="00B8651A" w:rsidRDefault="00074E02" w:rsidP="001B1CDA">
            <w:pPr>
              <w:jc w:val="center"/>
              <w:rPr>
                <w:rFonts w:ascii="Times New Roman" w:hAnsi="Times New Roman" w:cs="Times New Roman"/>
              </w:rPr>
            </w:pPr>
            <w:r>
              <w:rPr>
                <w:rFonts w:ascii="Times New Roman" w:hAnsi="Times New Roman" w:cs="Times New Roman"/>
                <w:noProof/>
              </w:rPr>
              <w:drawing>
                <wp:inline distT="0" distB="0" distL="0" distR="0" wp14:anchorId="65BF164C" wp14:editId="6EC75A04">
                  <wp:extent cx="1920240" cy="1371600"/>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p>
        </w:tc>
      </w:tr>
    </w:tbl>
    <w:p w14:paraId="5D9B4428" w14:textId="77777777" w:rsidR="00186E89" w:rsidRDefault="00186E89" w:rsidP="00186E89">
      <w:pPr>
        <w:spacing w:after="200" w:line="276" w:lineRule="auto"/>
        <w:rPr>
          <w:rFonts w:ascii="Times New Roman" w:hAnsi="Times New Roman" w:cs="Times New Roman"/>
        </w:rPr>
      </w:pPr>
    </w:p>
    <w:p w14:paraId="289295D0" w14:textId="77777777" w:rsidR="00F83B18" w:rsidRDefault="00F83B18" w:rsidP="00A503D1">
      <w:pPr>
        <w:spacing w:line="276" w:lineRule="auto"/>
        <w:rPr>
          <w:rFonts w:ascii="Times New Roman" w:hAnsi="Times New Roman" w:cs="Times New Roman"/>
        </w:rPr>
      </w:pPr>
    </w:p>
    <w:p w14:paraId="1A8A19E4" w14:textId="77777777" w:rsidR="00F83B18" w:rsidRDefault="00F83B18" w:rsidP="00A503D1">
      <w:pPr>
        <w:spacing w:line="276" w:lineRule="auto"/>
        <w:rPr>
          <w:rFonts w:ascii="Times New Roman" w:hAnsi="Times New Roman" w:cs="Times New Roman"/>
        </w:rPr>
        <w:sectPr w:rsidR="00F83B18" w:rsidSect="00E452F5">
          <w:pgSz w:w="15840" w:h="12240" w:orient="landscape"/>
          <w:pgMar w:top="1440" w:right="1440" w:bottom="1440" w:left="1440" w:header="720" w:footer="720" w:gutter="0"/>
          <w:cols w:space="720"/>
          <w:docGrid w:linePitch="360"/>
        </w:sectPr>
      </w:pPr>
    </w:p>
    <w:p w14:paraId="3F1004B0" w14:textId="77777777" w:rsidR="00D211BB" w:rsidRDefault="00D211BB">
      <w:pPr>
        <w:spacing w:after="200" w:line="276" w:lineRule="auto"/>
        <w:rPr>
          <w:rFonts w:ascii="Times New Roman" w:hAnsi="Times New Roman" w:cs="Times New Roman"/>
        </w:rPr>
      </w:pPr>
    </w:p>
    <w:p w14:paraId="6490AB01" w14:textId="77777777" w:rsidR="00E452F5" w:rsidRDefault="00E452F5">
      <w:pPr>
        <w:spacing w:after="200" w:line="276" w:lineRule="auto"/>
        <w:rPr>
          <w:rFonts w:ascii="Times New Roman" w:hAnsi="Times New Roman" w:cs="Times New Roman"/>
        </w:rPr>
      </w:pPr>
      <w:r>
        <w:rPr>
          <w:rFonts w:ascii="Times New Roman" w:hAnsi="Times New Roman" w:cs="Times New Roman"/>
        </w:rPr>
        <w:br w:type="page"/>
      </w:r>
    </w:p>
    <w:p w14:paraId="1CFD21C1" w14:textId="77777777" w:rsidR="00666BB0" w:rsidRPr="00B8651A" w:rsidRDefault="00666BB0">
      <w:pPr>
        <w:spacing w:after="200" w:line="276" w:lineRule="auto"/>
        <w:rPr>
          <w:rFonts w:ascii="Times New Roman" w:hAnsi="Times New Roman" w:cs="Times New Roman"/>
        </w:rPr>
      </w:pPr>
    </w:p>
    <w:sdt>
      <w:sdtPr>
        <w:rPr>
          <w:rFonts w:ascii="Times New Roman" w:eastAsiaTheme="minorHAnsi" w:hAnsi="Times New Roman" w:cs="Times New Roman"/>
          <w:b w:val="0"/>
          <w:bCs w:val="0"/>
          <w:color w:val="auto"/>
          <w:sz w:val="22"/>
          <w:szCs w:val="22"/>
        </w:rPr>
        <w:id w:val="1121343574"/>
        <w:docPartObj>
          <w:docPartGallery w:val="Bibliographies"/>
          <w:docPartUnique/>
        </w:docPartObj>
      </w:sdtPr>
      <w:sdtContent>
        <w:p w14:paraId="36049B2B" w14:textId="77777777" w:rsidR="00666BB0" w:rsidRPr="00B8651A" w:rsidRDefault="00666BB0">
          <w:pPr>
            <w:pStyle w:val="Heading1"/>
            <w:rPr>
              <w:rFonts w:ascii="Times New Roman" w:hAnsi="Times New Roman" w:cs="Times New Roman"/>
              <w:sz w:val="22"/>
              <w:szCs w:val="22"/>
            </w:rPr>
          </w:pPr>
          <w:r w:rsidRPr="00B8651A">
            <w:rPr>
              <w:rFonts w:ascii="Times New Roman" w:hAnsi="Times New Roman" w:cs="Times New Roman"/>
              <w:sz w:val="22"/>
              <w:szCs w:val="22"/>
            </w:rPr>
            <w:t>Bibliography</w:t>
          </w:r>
        </w:p>
        <w:sdt>
          <w:sdtPr>
            <w:rPr>
              <w:rFonts w:ascii="Times New Roman" w:hAnsi="Times New Roman" w:cs="Times New Roman"/>
            </w:rPr>
            <w:id w:val="111145805"/>
            <w:bibliography/>
          </w:sdtPr>
          <w:sdtContent>
            <w:p w14:paraId="69C180FB" w14:textId="77777777" w:rsidR="004D2301" w:rsidRDefault="00666BB0">
              <w:pPr>
                <w:rPr>
                  <w:rFonts w:eastAsiaTheme="minorEastAsia"/>
                  <w:noProof/>
                  <w:szCs w:val="28"/>
                  <w:lang w:eastAsia="zh-CN" w:bidi="th-TH"/>
                </w:rPr>
              </w:pPr>
              <w:r w:rsidRPr="00B8651A">
                <w:rPr>
                  <w:rFonts w:ascii="Times New Roman" w:hAnsi="Times New Roman" w:cs="Times New Roman"/>
                </w:rPr>
                <w:fldChar w:fldCharType="begin"/>
              </w:r>
              <w:r w:rsidRPr="00B8651A">
                <w:rPr>
                  <w:rFonts w:ascii="Times New Roman" w:hAnsi="Times New Roman" w:cs="Times New Roman"/>
                </w:rPr>
                <w:instrText xml:space="preserve"> BIBLIOGRAPHY </w:instrText>
              </w:r>
              <w:r w:rsidRPr="00B8651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4D2301" w14:paraId="1D88EAF7" w14:textId="77777777">
                <w:trPr>
                  <w:tblCellSpacing w:w="15" w:type="dxa"/>
                </w:trPr>
                <w:tc>
                  <w:tcPr>
                    <w:tcW w:w="50" w:type="pct"/>
                    <w:hideMark/>
                  </w:tcPr>
                  <w:p w14:paraId="3F7E1E83" w14:textId="77777777" w:rsidR="004D2301" w:rsidRDefault="004D2301">
                    <w:pPr>
                      <w:pStyle w:val="Bibliography"/>
                      <w:rPr>
                        <w:noProof/>
                      </w:rPr>
                    </w:pPr>
                    <w:r>
                      <w:rPr>
                        <w:noProof/>
                      </w:rPr>
                      <w:t xml:space="preserve">[1] </w:t>
                    </w:r>
                  </w:p>
                </w:tc>
                <w:tc>
                  <w:tcPr>
                    <w:tcW w:w="0" w:type="auto"/>
                    <w:hideMark/>
                  </w:tcPr>
                  <w:p w14:paraId="64654EB2" w14:textId="77777777" w:rsidR="004D2301" w:rsidRDefault="004D2301">
                    <w:pPr>
                      <w:pStyle w:val="Bibliography"/>
                      <w:rPr>
                        <w:noProof/>
                      </w:rPr>
                    </w:pPr>
                    <w:r>
                      <w:rPr>
                        <w:noProof/>
                      </w:rPr>
                      <w:t xml:space="preserve">E. L. Kaplan and P. Meier, "Nonparametric estimation from incomplete observations," </w:t>
                    </w:r>
                    <w:r>
                      <w:rPr>
                        <w:i/>
                        <w:iCs/>
                        <w:noProof/>
                      </w:rPr>
                      <w:t xml:space="preserve">Journal of the American statistical association, </w:t>
                    </w:r>
                    <w:r>
                      <w:rPr>
                        <w:noProof/>
                      </w:rPr>
                      <w:t xml:space="preserve">vol. 53, pp. 457-481, 1958. </w:t>
                    </w:r>
                  </w:p>
                </w:tc>
              </w:tr>
              <w:tr w:rsidR="004D2301" w14:paraId="1CF9C942" w14:textId="77777777">
                <w:trPr>
                  <w:tblCellSpacing w:w="15" w:type="dxa"/>
                </w:trPr>
                <w:tc>
                  <w:tcPr>
                    <w:tcW w:w="50" w:type="pct"/>
                    <w:hideMark/>
                  </w:tcPr>
                  <w:p w14:paraId="28AAD994" w14:textId="77777777" w:rsidR="004D2301" w:rsidRDefault="004D2301">
                    <w:pPr>
                      <w:pStyle w:val="Bibliography"/>
                      <w:rPr>
                        <w:noProof/>
                      </w:rPr>
                    </w:pPr>
                    <w:r>
                      <w:rPr>
                        <w:noProof/>
                      </w:rPr>
                      <w:t xml:space="preserve">[2] </w:t>
                    </w:r>
                  </w:p>
                </w:tc>
                <w:tc>
                  <w:tcPr>
                    <w:tcW w:w="0" w:type="auto"/>
                    <w:hideMark/>
                  </w:tcPr>
                  <w:p w14:paraId="3D69C00F" w14:textId="77777777" w:rsidR="004D2301" w:rsidRDefault="004D2301">
                    <w:pPr>
                      <w:pStyle w:val="Bibliography"/>
                      <w:rPr>
                        <w:noProof/>
                      </w:rPr>
                    </w:pPr>
                    <w:r>
                      <w:rPr>
                        <w:noProof/>
                      </w:rPr>
                      <w:t xml:space="preserve">J. T. Rich, J. G. Neely, R. C. Paniello, C. C. J. Voelker, B. Nussenbaum and E. W. Wang, "A practical guide to understanding Kaplan-Meier curves," </w:t>
                    </w:r>
                    <w:r>
                      <w:rPr>
                        <w:i/>
                        <w:iCs/>
                        <w:noProof/>
                      </w:rPr>
                      <w:t xml:space="preserve">Otolaryngology-Head and Neck Surgery, </w:t>
                    </w:r>
                    <w:r>
                      <w:rPr>
                        <w:noProof/>
                      </w:rPr>
                      <w:t xml:space="preserve">vol. 143, pp. 331-336, 2010. </w:t>
                    </w:r>
                  </w:p>
                </w:tc>
              </w:tr>
              <w:tr w:rsidR="004D2301" w14:paraId="67033EA7" w14:textId="77777777">
                <w:trPr>
                  <w:tblCellSpacing w:w="15" w:type="dxa"/>
                </w:trPr>
                <w:tc>
                  <w:tcPr>
                    <w:tcW w:w="50" w:type="pct"/>
                    <w:hideMark/>
                  </w:tcPr>
                  <w:p w14:paraId="35AA993B" w14:textId="77777777" w:rsidR="004D2301" w:rsidRDefault="004D2301">
                    <w:pPr>
                      <w:pStyle w:val="Bibliography"/>
                      <w:rPr>
                        <w:noProof/>
                      </w:rPr>
                    </w:pPr>
                    <w:r>
                      <w:rPr>
                        <w:noProof/>
                      </w:rPr>
                      <w:t xml:space="preserve">[3] </w:t>
                    </w:r>
                  </w:p>
                </w:tc>
                <w:tc>
                  <w:tcPr>
                    <w:tcW w:w="0" w:type="auto"/>
                    <w:hideMark/>
                  </w:tcPr>
                  <w:p w14:paraId="6CC5455F" w14:textId="77777777" w:rsidR="004D2301" w:rsidRDefault="004D2301">
                    <w:pPr>
                      <w:pStyle w:val="Bibliography"/>
                      <w:rPr>
                        <w:noProof/>
                      </w:rPr>
                    </w:pPr>
                    <w:r>
                      <w:rPr>
                        <w:noProof/>
                      </w:rPr>
                      <w:t xml:space="preserve">M. A. T. S. O. Karlsson and N. I. C. K. Holford, "A tutorial on visual predictive checks," in </w:t>
                    </w:r>
                    <w:r>
                      <w:rPr>
                        <w:i/>
                        <w:iCs/>
                        <w:noProof/>
                      </w:rPr>
                      <w:t>Annual Meeting of the Population Approach Group in Europe</w:t>
                    </w:r>
                    <w:r>
                      <w:rPr>
                        <w:noProof/>
                      </w:rPr>
                      <w:t xml:space="preserve">, 2008. </w:t>
                    </w:r>
                  </w:p>
                </w:tc>
              </w:tr>
              <w:tr w:rsidR="004D2301" w14:paraId="556B9333" w14:textId="77777777">
                <w:trPr>
                  <w:tblCellSpacing w:w="15" w:type="dxa"/>
                </w:trPr>
                <w:tc>
                  <w:tcPr>
                    <w:tcW w:w="50" w:type="pct"/>
                    <w:hideMark/>
                  </w:tcPr>
                  <w:p w14:paraId="0287714D" w14:textId="77777777" w:rsidR="004D2301" w:rsidRDefault="004D2301">
                    <w:pPr>
                      <w:pStyle w:val="Bibliography"/>
                      <w:rPr>
                        <w:noProof/>
                      </w:rPr>
                    </w:pPr>
                    <w:r>
                      <w:rPr>
                        <w:noProof/>
                      </w:rPr>
                      <w:t xml:space="preserve">[4] </w:t>
                    </w:r>
                  </w:p>
                </w:tc>
                <w:tc>
                  <w:tcPr>
                    <w:tcW w:w="0" w:type="auto"/>
                    <w:hideMark/>
                  </w:tcPr>
                  <w:p w14:paraId="21124847" w14:textId="77777777" w:rsidR="004D2301" w:rsidRDefault="004D2301">
                    <w:pPr>
                      <w:pStyle w:val="Bibliography"/>
                      <w:rPr>
                        <w:noProof/>
                      </w:rPr>
                    </w:pPr>
                    <w:r>
                      <w:rPr>
                        <w:noProof/>
                      </w:rPr>
                      <w:t xml:space="preserve">D. Collett, Modelling survival data in medical research, CRC press, 2015. </w:t>
                    </w:r>
                  </w:p>
                </w:tc>
              </w:tr>
              <w:tr w:rsidR="004D2301" w14:paraId="4A4FF251" w14:textId="77777777">
                <w:trPr>
                  <w:tblCellSpacing w:w="15" w:type="dxa"/>
                </w:trPr>
                <w:tc>
                  <w:tcPr>
                    <w:tcW w:w="50" w:type="pct"/>
                    <w:hideMark/>
                  </w:tcPr>
                  <w:p w14:paraId="1AFB0058" w14:textId="77777777" w:rsidR="004D2301" w:rsidRDefault="004D2301">
                    <w:pPr>
                      <w:pStyle w:val="Bibliography"/>
                      <w:rPr>
                        <w:noProof/>
                      </w:rPr>
                    </w:pPr>
                    <w:r>
                      <w:rPr>
                        <w:noProof/>
                      </w:rPr>
                      <w:t xml:space="preserve">[5] </w:t>
                    </w:r>
                  </w:p>
                </w:tc>
                <w:tc>
                  <w:tcPr>
                    <w:tcW w:w="0" w:type="auto"/>
                    <w:hideMark/>
                  </w:tcPr>
                  <w:p w14:paraId="2A48EA44" w14:textId="77777777" w:rsidR="004D2301" w:rsidRDefault="004D2301">
                    <w:pPr>
                      <w:pStyle w:val="Bibliography"/>
                      <w:rPr>
                        <w:noProof/>
                      </w:rPr>
                    </w:pPr>
                    <w:r>
                      <w:rPr>
                        <w:noProof/>
                      </w:rPr>
                      <w:t xml:space="preserve">C. Hu and M. E. Sale, "A joint model for nonlinear longitudinal data with informative dropout," </w:t>
                    </w:r>
                    <w:r>
                      <w:rPr>
                        <w:i/>
                        <w:iCs/>
                        <w:noProof/>
                      </w:rPr>
                      <w:t xml:space="preserve">Journal of Pharmacokinetics and Pharmacodynamics, </w:t>
                    </w:r>
                    <w:r>
                      <w:rPr>
                        <w:noProof/>
                      </w:rPr>
                      <w:t xml:space="preserve">vol. 30, pp. 83-103, 2003. </w:t>
                    </w:r>
                  </w:p>
                </w:tc>
              </w:tr>
              <w:tr w:rsidR="004D2301" w14:paraId="2BC56B6C" w14:textId="77777777">
                <w:trPr>
                  <w:tblCellSpacing w:w="15" w:type="dxa"/>
                </w:trPr>
                <w:tc>
                  <w:tcPr>
                    <w:tcW w:w="50" w:type="pct"/>
                    <w:hideMark/>
                  </w:tcPr>
                  <w:p w14:paraId="780FEF6E" w14:textId="77777777" w:rsidR="004D2301" w:rsidRDefault="004D2301">
                    <w:pPr>
                      <w:pStyle w:val="Bibliography"/>
                      <w:rPr>
                        <w:noProof/>
                      </w:rPr>
                    </w:pPr>
                    <w:r>
                      <w:rPr>
                        <w:noProof/>
                      </w:rPr>
                      <w:t xml:space="preserve">[6] </w:t>
                    </w:r>
                  </w:p>
                </w:tc>
                <w:tc>
                  <w:tcPr>
                    <w:tcW w:w="0" w:type="auto"/>
                    <w:hideMark/>
                  </w:tcPr>
                  <w:p w14:paraId="16613F48" w14:textId="77777777" w:rsidR="004D2301" w:rsidRDefault="004D2301">
                    <w:pPr>
                      <w:pStyle w:val="Bibliography"/>
                      <w:rPr>
                        <w:noProof/>
                      </w:rPr>
                    </w:pPr>
                    <w:r>
                      <w:rPr>
                        <w:noProof/>
                      </w:rPr>
                      <w:t xml:space="preserve">A. C. H. M. O. K. Martin Bergstrand, "Visual Predictive Checks for Censored and Categorical data," in </w:t>
                    </w:r>
                    <w:r>
                      <w:rPr>
                        <w:i/>
                        <w:iCs/>
                        <w:noProof/>
                      </w:rPr>
                      <w:t>Methodology- Model evaluation</w:t>
                    </w:r>
                    <w:r>
                      <w:rPr>
                        <w:noProof/>
                      </w:rPr>
                      <w:t xml:space="preserve">, 2009. </w:t>
                    </w:r>
                  </w:p>
                </w:tc>
              </w:tr>
              <w:tr w:rsidR="004D2301" w14:paraId="7CF9CBF6" w14:textId="77777777">
                <w:trPr>
                  <w:tblCellSpacing w:w="15" w:type="dxa"/>
                </w:trPr>
                <w:tc>
                  <w:tcPr>
                    <w:tcW w:w="50" w:type="pct"/>
                    <w:hideMark/>
                  </w:tcPr>
                  <w:p w14:paraId="4FB6E5E6" w14:textId="77777777" w:rsidR="004D2301" w:rsidRDefault="004D2301">
                    <w:pPr>
                      <w:pStyle w:val="Bibliography"/>
                      <w:rPr>
                        <w:noProof/>
                      </w:rPr>
                    </w:pPr>
                    <w:r>
                      <w:rPr>
                        <w:noProof/>
                      </w:rPr>
                      <w:t xml:space="preserve">[7] </w:t>
                    </w:r>
                  </w:p>
                </w:tc>
                <w:tc>
                  <w:tcPr>
                    <w:tcW w:w="0" w:type="auto"/>
                    <w:hideMark/>
                  </w:tcPr>
                  <w:p w14:paraId="369E9653" w14:textId="77777777" w:rsidR="004D2301" w:rsidRDefault="004D2301">
                    <w:pPr>
                      <w:pStyle w:val="Bibliography"/>
                      <w:rPr>
                        <w:noProof/>
                      </w:rPr>
                    </w:pPr>
                    <w:r>
                      <w:rPr>
                        <w:noProof/>
                      </w:rPr>
                      <w:t xml:space="preserve">E. L. Plan, G. Ma, M. Någård, J. Jensen and M. O. Karlsson, "Transient lower esophageal sphincter relaxation pharmacokinetic-pharmacodynamic modeling: count model and repeated time-to-event model," </w:t>
                    </w:r>
                    <w:r>
                      <w:rPr>
                        <w:i/>
                        <w:iCs/>
                        <w:noProof/>
                      </w:rPr>
                      <w:t xml:space="preserve">Journal of Pharmacology and Experimental Therapeutics, </w:t>
                    </w:r>
                    <w:r>
                      <w:rPr>
                        <w:noProof/>
                      </w:rPr>
                      <w:t xml:space="preserve">vol. 339, pp. 878-885, 2011. </w:t>
                    </w:r>
                  </w:p>
                </w:tc>
              </w:tr>
              <w:tr w:rsidR="004D2301" w14:paraId="58760E2D" w14:textId="77777777">
                <w:trPr>
                  <w:tblCellSpacing w:w="15" w:type="dxa"/>
                </w:trPr>
                <w:tc>
                  <w:tcPr>
                    <w:tcW w:w="50" w:type="pct"/>
                    <w:hideMark/>
                  </w:tcPr>
                  <w:p w14:paraId="16128618" w14:textId="77777777" w:rsidR="004D2301" w:rsidRDefault="004D2301">
                    <w:pPr>
                      <w:pStyle w:val="Bibliography"/>
                      <w:rPr>
                        <w:noProof/>
                      </w:rPr>
                    </w:pPr>
                    <w:r>
                      <w:rPr>
                        <w:noProof/>
                      </w:rPr>
                      <w:t xml:space="preserve">[8] </w:t>
                    </w:r>
                  </w:p>
                </w:tc>
                <w:tc>
                  <w:tcPr>
                    <w:tcW w:w="0" w:type="auto"/>
                    <w:hideMark/>
                  </w:tcPr>
                  <w:p w14:paraId="5FAF0595" w14:textId="77777777" w:rsidR="004D2301" w:rsidRDefault="004D2301">
                    <w:pPr>
                      <w:pStyle w:val="Bibliography"/>
                      <w:rPr>
                        <w:noProof/>
                      </w:rPr>
                    </w:pPr>
                    <w:r>
                      <w:rPr>
                        <w:noProof/>
                      </w:rPr>
                      <w:t xml:space="preserve">N. Holford, "The visual predictive check—superiority to standard diagnostic (Rorschach) Plots. 2005," in </w:t>
                    </w:r>
                    <w:r>
                      <w:rPr>
                        <w:i/>
                        <w:iCs/>
                        <w:noProof/>
                      </w:rPr>
                      <w:t>Abstract</w:t>
                    </w:r>
                    <w:r>
                      <w:rPr>
                        <w:noProof/>
                      </w:rPr>
                      <w:t xml:space="preserve">, 2005. </w:t>
                    </w:r>
                  </w:p>
                </w:tc>
              </w:tr>
              <w:tr w:rsidR="004D2301" w14:paraId="23988F9C" w14:textId="77777777">
                <w:trPr>
                  <w:tblCellSpacing w:w="15" w:type="dxa"/>
                </w:trPr>
                <w:tc>
                  <w:tcPr>
                    <w:tcW w:w="50" w:type="pct"/>
                    <w:hideMark/>
                  </w:tcPr>
                  <w:p w14:paraId="440AC783" w14:textId="77777777" w:rsidR="004D2301" w:rsidRDefault="004D2301">
                    <w:pPr>
                      <w:pStyle w:val="Bibliography"/>
                      <w:rPr>
                        <w:noProof/>
                      </w:rPr>
                    </w:pPr>
                    <w:r>
                      <w:rPr>
                        <w:noProof/>
                      </w:rPr>
                      <w:t xml:space="preserve">[9] </w:t>
                    </w:r>
                  </w:p>
                </w:tc>
                <w:tc>
                  <w:tcPr>
                    <w:tcW w:w="0" w:type="auto"/>
                    <w:hideMark/>
                  </w:tcPr>
                  <w:p w14:paraId="6C94CD65" w14:textId="77777777" w:rsidR="004D2301" w:rsidRDefault="004D2301">
                    <w:pPr>
                      <w:pStyle w:val="Bibliography"/>
                      <w:rPr>
                        <w:noProof/>
                      </w:rPr>
                    </w:pPr>
                    <w:r>
                      <w:rPr>
                        <w:noProof/>
                      </w:rPr>
                      <w:t xml:space="preserve">P. K. Andersen, O. Borgan, R. D. Gill and N. Keiding, Statistical models based on counting processes, Springer Science &amp; Business Media, 2012. </w:t>
                    </w:r>
                  </w:p>
                </w:tc>
              </w:tr>
              <w:tr w:rsidR="004D2301" w14:paraId="4D1537B6" w14:textId="77777777">
                <w:trPr>
                  <w:tblCellSpacing w:w="15" w:type="dxa"/>
                </w:trPr>
                <w:tc>
                  <w:tcPr>
                    <w:tcW w:w="50" w:type="pct"/>
                    <w:hideMark/>
                  </w:tcPr>
                  <w:p w14:paraId="2ECA0726" w14:textId="77777777" w:rsidR="004D2301" w:rsidRDefault="004D2301">
                    <w:pPr>
                      <w:pStyle w:val="Bibliography"/>
                      <w:rPr>
                        <w:noProof/>
                      </w:rPr>
                    </w:pPr>
                    <w:r>
                      <w:rPr>
                        <w:noProof/>
                      </w:rPr>
                      <w:t xml:space="preserve">[10] </w:t>
                    </w:r>
                  </w:p>
                </w:tc>
                <w:tc>
                  <w:tcPr>
                    <w:tcW w:w="0" w:type="auto"/>
                    <w:hideMark/>
                  </w:tcPr>
                  <w:p w14:paraId="17810E7B" w14:textId="77777777" w:rsidR="004D2301" w:rsidRDefault="004D2301">
                    <w:pPr>
                      <w:pStyle w:val="Bibliography"/>
                      <w:rPr>
                        <w:noProof/>
                      </w:rPr>
                    </w:pPr>
                    <w:r>
                      <w:rPr>
                        <w:noProof/>
                      </w:rPr>
                      <w:t xml:space="preserve">R. V. Juul, S. Rasmussen, M. Kreilgaard, L. L. Christrup, U. S. H. Simonsson and T. M. Lund, "Repeated time-to-event analysis of consecutive analgesic events in postoperative pain," </w:t>
                    </w:r>
                    <w:r>
                      <w:rPr>
                        <w:i/>
                        <w:iCs/>
                        <w:noProof/>
                      </w:rPr>
                      <w:t xml:space="preserve">The Journal of the American Society of Anesthesiologists, </w:t>
                    </w:r>
                    <w:r>
                      <w:rPr>
                        <w:noProof/>
                      </w:rPr>
                      <w:t xml:space="preserve">vol. 123, pp. 1411-1419, 2015. </w:t>
                    </w:r>
                  </w:p>
                </w:tc>
              </w:tr>
              <w:tr w:rsidR="004D2301" w14:paraId="0D787B30" w14:textId="77777777">
                <w:trPr>
                  <w:tblCellSpacing w:w="15" w:type="dxa"/>
                </w:trPr>
                <w:tc>
                  <w:tcPr>
                    <w:tcW w:w="50" w:type="pct"/>
                    <w:hideMark/>
                  </w:tcPr>
                  <w:p w14:paraId="42070F58" w14:textId="77777777" w:rsidR="004D2301" w:rsidRDefault="004D2301">
                    <w:pPr>
                      <w:pStyle w:val="Bibliography"/>
                      <w:rPr>
                        <w:noProof/>
                      </w:rPr>
                    </w:pPr>
                    <w:r>
                      <w:rPr>
                        <w:noProof/>
                      </w:rPr>
                      <w:t xml:space="preserve">[11] </w:t>
                    </w:r>
                  </w:p>
                </w:tc>
                <w:tc>
                  <w:tcPr>
                    <w:tcW w:w="0" w:type="auto"/>
                    <w:hideMark/>
                  </w:tcPr>
                  <w:p w14:paraId="23E46EB9" w14:textId="77777777" w:rsidR="004D2301" w:rsidRDefault="004D2301">
                    <w:pPr>
                      <w:pStyle w:val="Bibliography"/>
                      <w:rPr>
                        <w:noProof/>
                      </w:rPr>
                    </w:pPr>
                    <w:r>
                      <w:rPr>
                        <w:noProof/>
                      </w:rPr>
                      <w:t xml:space="preserve">F. Harrell, Regression modeling strategies: with applications to linear models, logistic and ordinal regression, and survival analysis, Springer, 2015. </w:t>
                    </w:r>
                  </w:p>
                </w:tc>
              </w:tr>
              <w:tr w:rsidR="004D2301" w14:paraId="67575352" w14:textId="77777777">
                <w:trPr>
                  <w:tblCellSpacing w:w="15" w:type="dxa"/>
                </w:trPr>
                <w:tc>
                  <w:tcPr>
                    <w:tcW w:w="50" w:type="pct"/>
                    <w:hideMark/>
                  </w:tcPr>
                  <w:p w14:paraId="621A9AF4" w14:textId="77777777" w:rsidR="004D2301" w:rsidRDefault="004D2301">
                    <w:pPr>
                      <w:pStyle w:val="Bibliography"/>
                      <w:rPr>
                        <w:noProof/>
                      </w:rPr>
                    </w:pPr>
                    <w:r>
                      <w:rPr>
                        <w:noProof/>
                      </w:rPr>
                      <w:t xml:space="preserve">[12] </w:t>
                    </w:r>
                  </w:p>
                </w:tc>
                <w:tc>
                  <w:tcPr>
                    <w:tcW w:w="0" w:type="auto"/>
                    <w:hideMark/>
                  </w:tcPr>
                  <w:p w14:paraId="31B77D86" w14:textId="77777777" w:rsidR="004D2301" w:rsidRDefault="004D2301">
                    <w:pPr>
                      <w:pStyle w:val="Bibliography"/>
                      <w:rPr>
                        <w:noProof/>
                      </w:rPr>
                    </w:pPr>
                    <w:r>
                      <w:rPr>
                        <w:noProof/>
                      </w:rPr>
                      <w:t xml:space="preserve">W. B. Nelson, Recurrent events data analysis for product repairs, disease recurrences, and other applications, SIAM, 2003. </w:t>
                    </w:r>
                  </w:p>
                </w:tc>
              </w:tr>
              <w:tr w:rsidR="004D2301" w14:paraId="3D2F4DD8" w14:textId="77777777">
                <w:trPr>
                  <w:tblCellSpacing w:w="15" w:type="dxa"/>
                </w:trPr>
                <w:tc>
                  <w:tcPr>
                    <w:tcW w:w="50" w:type="pct"/>
                    <w:hideMark/>
                  </w:tcPr>
                  <w:p w14:paraId="1C24623C" w14:textId="77777777" w:rsidR="004D2301" w:rsidRDefault="004D2301">
                    <w:pPr>
                      <w:pStyle w:val="Bibliography"/>
                      <w:rPr>
                        <w:noProof/>
                      </w:rPr>
                    </w:pPr>
                    <w:r>
                      <w:rPr>
                        <w:noProof/>
                      </w:rPr>
                      <w:t xml:space="preserve">[13] </w:t>
                    </w:r>
                  </w:p>
                </w:tc>
                <w:tc>
                  <w:tcPr>
                    <w:tcW w:w="0" w:type="auto"/>
                    <w:hideMark/>
                  </w:tcPr>
                  <w:p w14:paraId="3AD94B6C" w14:textId="77777777" w:rsidR="004D2301" w:rsidRDefault="004D2301">
                    <w:pPr>
                      <w:pStyle w:val="Bibliography"/>
                      <w:rPr>
                        <w:noProof/>
                      </w:rPr>
                    </w:pPr>
                    <w:r>
                      <w:rPr>
                        <w:noProof/>
                      </w:rPr>
                      <w:t xml:space="preserve">A. Gelman, X.-L. Meng and H. Stern, "Posterior predictive assessment of model fitness via realized discrepancies," </w:t>
                    </w:r>
                    <w:r>
                      <w:rPr>
                        <w:i/>
                        <w:iCs/>
                        <w:noProof/>
                      </w:rPr>
                      <w:t xml:space="preserve">Statistica sinica, </w:t>
                    </w:r>
                    <w:r>
                      <w:rPr>
                        <w:noProof/>
                      </w:rPr>
                      <w:t xml:space="preserve">pp. 733-760, 1996. </w:t>
                    </w:r>
                  </w:p>
                </w:tc>
              </w:tr>
              <w:tr w:rsidR="004D2301" w14:paraId="42059B96" w14:textId="77777777">
                <w:trPr>
                  <w:tblCellSpacing w:w="15" w:type="dxa"/>
                </w:trPr>
                <w:tc>
                  <w:tcPr>
                    <w:tcW w:w="50" w:type="pct"/>
                    <w:hideMark/>
                  </w:tcPr>
                  <w:p w14:paraId="5ACA289D" w14:textId="77777777" w:rsidR="004D2301" w:rsidRDefault="004D2301">
                    <w:pPr>
                      <w:pStyle w:val="Bibliography"/>
                      <w:rPr>
                        <w:noProof/>
                      </w:rPr>
                    </w:pPr>
                    <w:r>
                      <w:rPr>
                        <w:noProof/>
                      </w:rPr>
                      <w:t xml:space="preserve">[14] </w:t>
                    </w:r>
                  </w:p>
                </w:tc>
                <w:tc>
                  <w:tcPr>
                    <w:tcW w:w="0" w:type="auto"/>
                    <w:hideMark/>
                  </w:tcPr>
                  <w:p w14:paraId="18850460" w14:textId="77777777"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14:paraId="2B1D4E12" w14:textId="77777777">
                <w:trPr>
                  <w:tblCellSpacing w:w="15" w:type="dxa"/>
                </w:trPr>
                <w:tc>
                  <w:tcPr>
                    <w:tcW w:w="50" w:type="pct"/>
                    <w:hideMark/>
                  </w:tcPr>
                  <w:p w14:paraId="6C2E929F" w14:textId="77777777" w:rsidR="004D2301" w:rsidRDefault="004D2301">
                    <w:pPr>
                      <w:pStyle w:val="Bibliography"/>
                      <w:rPr>
                        <w:noProof/>
                      </w:rPr>
                    </w:pPr>
                    <w:r>
                      <w:rPr>
                        <w:noProof/>
                      </w:rPr>
                      <w:t xml:space="preserve">[15] </w:t>
                    </w:r>
                  </w:p>
                </w:tc>
                <w:tc>
                  <w:tcPr>
                    <w:tcW w:w="0" w:type="auto"/>
                    <w:hideMark/>
                  </w:tcPr>
                  <w:p w14:paraId="51BBC264" w14:textId="77777777"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14:paraId="4F799EC3" w14:textId="77777777">
                <w:trPr>
                  <w:tblCellSpacing w:w="15" w:type="dxa"/>
                </w:trPr>
                <w:tc>
                  <w:tcPr>
                    <w:tcW w:w="50" w:type="pct"/>
                    <w:hideMark/>
                  </w:tcPr>
                  <w:p w14:paraId="1E48D6EB" w14:textId="77777777" w:rsidR="004D2301" w:rsidRDefault="004D2301">
                    <w:pPr>
                      <w:pStyle w:val="Bibliography"/>
                      <w:rPr>
                        <w:noProof/>
                      </w:rPr>
                    </w:pPr>
                    <w:r>
                      <w:rPr>
                        <w:noProof/>
                      </w:rPr>
                      <w:t xml:space="preserve">[16] </w:t>
                    </w:r>
                  </w:p>
                </w:tc>
                <w:tc>
                  <w:tcPr>
                    <w:tcW w:w="0" w:type="auto"/>
                    <w:hideMark/>
                  </w:tcPr>
                  <w:p w14:paraId="6B69A8B2" w14:textId="77777777" w:rsidR="004D2301" w:rsidRDefault="004D2301">
                    <w:pPr>
                      <w:pStyle w:val="Bibliography"/>
                      <w:rPr>
                        <w:noProof/>
                      </w:rPr>
                    </w:pPr>
                    <w:r w:rsidRPr="004D2301">
                      <w:rPr>
                        <w:noProof/>
                        <w:lang w:val="de-DE"/>
                      </w:rPr>
                      <w:t xml:space="preserve">S. L. Beal, L. B. Sheiner, A. J. Boeckmann and R. J. Bauer, "NONMEM 7.3. </w:t>
                    </w:r>
                    <w:r>
                      <w:rPr>
                        <w:noProof/>
                      </w:rPr>
                      <w:t xml:space="preserve">0 Users Guides," </w:t>
                    </w:r>
                    <w:r>
                      <w:rPr>
                        <w:i/>
                        <w:iCs/>
                        <w:noProof/>
                      </w:rPr>
                      <w:t xml:space="preserve">ICON Development Solutions, Hanover, </w:t>
                    </w:r>
                    <w:r>
                      <w:rPr>
                        <w:noProof/>
                      </w:rPr>
                      <w:t xml:space="preserve">1989. </w:t>
                    </w:r>
                  </w:p>
                </w:tc>
              </w:tr>
              <w:tr w:rsidR="004D2301" w14:paraId="26E4C81F" w14:textId="77777777">
                <w:trPr>
                  <w:tblCellSpacing w:w="15" w:type="dxa"/>
                </w:trPr>
                <w:tc>
                  <w:tcPr>
                    <w:tcW w:w="50" w:type="pct"/>
                    <w:hideMark/>
                  </w:tcPr>
                  <w:p w14:paraId="07CC807A" w14:textId="77777777" w:rsidR="004D2301" w:rsidRDefault="004D2301">
                    <w:pPr>
                      <w:pStyle w:val="Bibliography"/>
                      <w:rPr>
                        <w:noProof/>
                      </w:rPr>
                    </w:pPr>
                    <w:r>
                      <w:rPr>
                        <w:noProof/>
                      </w:rPr>
                      <w:t xml:space="preserve">[17] </w:t>
                    </w:r>
                  </w:p>
                </w:tc>
                <w:tc>
                  <w:tcPr>
                    <w:tcW w:w="0" w:type="auto"/>
                    <w:hideMark/>
                  </w:tcPr>
                  <w:p w14:paraId="4B696F6F" w14:textId="77777777" w:rsidR="004D2301" w:rsidRDefault="004D2301">
                    <w:pPr>
                      <w:pStyle w:val="Bibliography"/>
                      <w:rPr>
                        <w:noProof/>
                      </w:rPr>
                    </w:pPr>
                    <w:r>
                      <w:rPr>
                        <w:noProof/>
                      </w:rPr>
                      <w:t xml:space="preserve">T.-H.-T. Nguyen, M.-S. Mouksassi, N. Holford, N. Al-Huniti, I. Freedman, A. C. Hooker, J. John, M. O. Karlsson, D. R. Mould, J. J. Pérez Ruixo and others, "Model evaluation of continuous data </w:t>
                    </w:r>
                    <w:r>
                      <w:rPr>
                        <w:noProof/>
                      </w:rPr>
                      <w:lastRenderedPageBreak/>
                      <w:t xml:space="preserve">pharmacometric models: Metrics and graphics," </w:t>
                    </w:r>
                    <w:r>
                      <w:rPr>
                        <w:i/>
                        <w:iCs/>
                        <w:noProof/>
                      </w:rPr>
                      <w:t xml:space="preserve">CPT: Pharmacometrics \&amp; Systems Pharmacology, </w:t>
                    </w:r>
                    <w:r>
                      <w:rPr>
                        <w:noProof/>
                      </w:rPr>
                      <w:t xml:space="preserve">2016. </w:t>
                    </w:r>
                  </w:p>
                </w:tc>
              </w:tr>
              <w:tr w:rsidR="004D2301" w14:paraId="5C16A45C" w14:textId="77777777">
                <w:trPr>
                  <w:tblCellSpacing w:w="15" w:type="dxa"/>
                </w:trPr>
                <w:tc>
                  <w:tcPr>
                    <w:tcW w:w="50" w:type="pct"/>
                    <w:hideMark/>
                  </w:tcPr>
                  <w:p w14:paraId="31DE1C16" w14:textId="77777777" w:rsidR="004D2301" w:rsidRDefault="004D2301">
                    <w:pPr>
                      <w:pStyle w:val="Bibliography"/>
                      <w:rPr>
                        <w:noProof/>
                      </w:rPr>
                    </w:pPr>
                    <w:r>
                      <w:rPr>
                        <w:noProof/>
                      </w:rPr>
                      <w:lastRenderedPageBreak/>
                      <w:t xml:space="preserve">[18] </w:t>
                    </w:r>
                  </w:p>
                </w:tc>
                <w:tc>
                  <w:tcPr>
                    <w:tcW w:w="0" w:type="auto"/>
                    <w:hideMark/>
                  </w:tcPr>
                  <w:p w14:paraId="30E85521" w14:textId="77777777" w:rsidR="004D2301" w:rsidRDefault="004D2301">
                    <w:pPr>
                      <w:pStyle w:val="Bibliography"/>
                      <w:rPr>
                        <w:noProof/>
                      </w:rPr>
                    </w:pPr>
                    <w:r>
                      <w:rPr>
                        <w:noProof/>
                      </w:rPr>
                      <w:t xml:space="preserve">T. M. Therneau, P. M. Grambsch and T. R. Fleming, "Martingale-based residuals for survival models," </w:t>
                    </w:r>
                    <w:r>
                      <w:rPr>
                        <w:i/>
                        <w:iCs/>
                        <w:noProof/>
                      </w:rPr>
                      <w:t xml:space="preserve">Biometrika, </w:t>
                    </w:r>
                    <w:r>
                      <w:rPr>
                        <w:noProof/>
                      </w:rPr>
                      <w:t xml:space="preserve">pp. 147-160, 1990. </w:t>
                    </w:r>
                  </w:p>
                </w:tc>
              </w:tr>
              <w:tr w:rsidR="004D2301" w14:paraId="47B0D4D4" w14:textId="77777777">
                <w:trPr>
                  <w:tblCellSpacing w:w="15" w:type="dxa"/>
                </w:trPr>
                <w:tc>
                  <w:tcPr>
                    <w:tcW w:w="50" w:type="pct"/>
                    <w:hideMark/>
                  </w:tcPr>
                  <w:p w14:paraId="6BAC414D" w14:textId="77777777" w:rsidR="004D2301" w:rsidRDefault="004D2301">
                    <w:pPr>
                      <w:pStyle w:val="Bibliography"/>
                      <w:rPr>
                        <w:noProof/>
                      </w:rPr>
                    </w:pPr>
                    <w:r>
                      <w:rPr>
                        <w:noProof/>
                      </w:rPr>
                      <w:t xml:space="preserve">[19] </w:t>
                    </w:r>
                  </w:p>
                </w:tc>
                <w:tc>
                  <w:tcPr>
                    <w:tcW w:w="0" w:type="auto"/>
                    <w:hideMark/>
                  </w:tcPr>
                  <w:p w14:paraId="4A5205AF" w14:textId="77777777" w:rsidR="004D2301" w:rsidRDefault="004D2301">
                    <w:pPr>
                      <w:pStyle w:val="Bibliography"/>
                      <w:rPr>
                        <w:noProof/>
                      </w:rPr>
                    </w:pPr>
                    <w:r>
                      <w:rPr>
                        <w:noProof/>
                      </w:rPr>
                      <w:t xml:space="preserve">M. I. D. EFPIA, S. F. Marshall, R. Burghaus, V. Cosson, S. Y. Cheung, M. Chenel, O. Dellapasqua, N. Frey, B. Hamrén, L. Harnisch and others, "Good Practices in Model-Informed Drug Discovery and Development: Practice, Application, and Documentation.," </w:t>
                    </w:r>
                    <w:r>
                      <w:rPr>
                        <w:i/>
                        <w:iCs/>
                        <w:noProof/>
                      </w:rPr>
                      <w:t xml:space="preserve">CPT: pharmacometrics \&amp; systems pharmacology, </w:t>
                    </w:r>
                    <w:r>
                      <w:rPr>
                        <w:noProof/>
                      </w:rPr>
                      <w:t xml:space="preserve">vol. 5, p. 93, 2016. </w:t>
                    </w:r>
                  </w:p>
                </w:tc>
              </w:tr>
              <w:tr w:rsidR="004D2301" w14:paraId="7C71577E" w14:textId="77777777">
                <w:trPr>
                  <w:tblCellSpacing w:w="15" w:type="dxa"/>
                </w:trPr>
                <w:tc>
                  <w:tcPr>
                    <w:tcW w:w="50" w:type="pct"/>
                    <w:hideMark/>
                  </w:tcPr>
                  <w:p w14:paraId="65E1A314" w14:textId="77777777" w:rsidR="004D2301" w:rsidRDefault="004D2301">
                    <w:pPr>
                      <w:pStyle w:val="Bibliography"/>
                      <w:rPr>
                        <w:noProof/>
                      </w:rPr>
                    </w:pPr>
                    <w:r>
                      <w:rPr>
                        <w:noProof/>
                      </w:rPr>
                      <w:t xml:space="preserve">[20] </w:t>
                    </w:r>
                  </w:p>
                </w:tc>
                <w:tc>
                  <w:tcPr>
                    <w:tcW w:w="0" w:type="auto"/>
                    <w:hideMark/>
                  </w:tcPr>
                  <w:p w14:paraId="1C3A1CD8" w14:textId="77777777" w:rsidR="004D2301" w:rsidRDefault="004D2301">
                    <w:pPr>
                      <w:pStyle w:val="Bibliography"/>
                      <w:rPr>
                        <w:noProof/>
                      </w:rPr>
                    </w:pPr>
                    <w:r>
                      <w:rPr>
                        <w:noProof/>
                      </w:rPr>
                      <w:t xml:space="preserve">Y. Yano, S. L. Beal and L. B. Sheiner, "Evaluating pharmacokinetic/pharmacodynamic models using the posterior predictive check," </w:t>
                    </w:r>
                    <w:r>
                      <w:rPr>
                        <w:i/>
                        <w:iCs/>
                        <w:noProof/>
                      </w:rPr>
                      <w:t xml:space="preserve">Journal of pharmacokinetics and pharmacodynamics, </w:t>
                    </w:r>
                    <w:r>
                      <w:rPr>
                        <w:noProof/>
                      </w:rPr>
                      <w:t xml:space="preserve">vol. 28, pp. 171-192, 2001. </w:t>
                    </w:r>
                  </w:p>
                </w:tc>
              </w:tr>
              <w:tr w:rsidR="004D2301" w14:paraId="07E83658" w14:textId="77777777">
                <w:trPr>
                  <w:tblCellSpacing w:w="15" w:type="dxa"/>
                </w:trPr>
                <w:tc>
                  <w:tcPr>
                    <w:tcW w:w="50" w:type="pct"/>
                    <w:hideMark/>
                  </w:tcPr>
                  <w:p w14:paraId="2336727D" w14:textId="77777777" w:rsidR="004D2301" w:rsidRDefault="004D2301">
                    <w:pPr>
                      <w:pStyle w:val="Bibliography"/>
                      <w:rPr>
                        <w:noProof/>
                      </w:rPr>
                    </w:pPr>
                    <w:r>
                      <w:rPr>
                        <w:noProof/>
                      </w:rPr>
                      <w:t xml:space="preserve">[21] </w:t>
                    </w:r>
                  </w:p>
                </w:tc>
                <w:tc>
                  <w:tcPr>
                    <w:tcW w:w="0" w:type="auto"/>
                    <w:hideMark/>
                  </w:tcPr>
                  <w:p w14:paraId="7AD2E6AB" w14:textId="77777777" w:rsidR="004D2301" w:rsidRDefault="004D2301">
                    <w:pPr>
                      <w:pStyle w:val="Bibliography"/>
                      <w:rPr>
                        <w:noProof/>
                      </w:rPr>
                    </w:pPr>
                    <w:r>
                      <w:rPr>
                        <w:noProof/>
                      </w:rPr>
                      <w:t xml:space="preserve">J. Crowley and M. Hu, "Covariance analysis of heart transplant survival data," </w:t>
                    </w:r>
                    <w:r>
                      <w:rPr>
                        <w:i/>
                        <w:iCs/>
                        <w:noProof/>
                      </w:rPr>
                      <w:t xml:space="preserve">Journal of the American Statistical Association, </w:t>
                    </w:r>
                    <w:r>
                      <w:rPr>
                        <w:noProof/>
                      </w:rPr>
                      <w:t xml:space="preserve">vol. 72, pp. 27-36, 1977. </w:t>
                    </w:r>
                  </w:p>
                </w:tc>
              </w:tr>
              <w:tr w:rsidR="004D2301" w14:paraId="31C254DA" w14:textId="77777777">
                <w:trPr>
                  <w:tblCellSpacing w:w="15" w:type="dxa"/>
                </w:trPr>
                <w:tc>
                  <w:tcPr>
                    <w:tcW w:w="50" w:type="pct"/>
                    <w:hideMark/>
                  </w:tcPr>
                  <w:p w14:paraId="72798A22" w14:textId="77777777" w:rsidR="004D2301" w:rsidRDefault="004D2301">
                    <w:pPr>
                      <w:pStyle w:val="Bibliography"/>
                      <w:rPr>
                        <w:noProof/>
                      </w:rPr>
                    </w:pPr>
                    <w:r>
                      <w:rPr>
                        <w:noProof/>
                      </w:rPr>
                      <w:t xml:space="preserve">[22] </w:t>
                    </w:r>
                  </w:p>
                </w:tc>
                <w:tc>
                  <w:tcPr>
                    <w:tcW w:w="0" w:type="auto"/>
                    <w:hideMark/>
                  </w:tcPr>
                  <w:p w14:paraId="3BB53516" w14:textId="77777777" w:rsidR="004D2301" w:rsidRDefault="004D2301">
                    <w:pPr>
                      <w:pStyle w:val="Bibliography"/>
                      <w:rPr>
                        <w:noProof/>
                      </w:rPr>
                    </w:pPr>
                    <w:r>
                      <w:rPr>
                        <w:noProof/>
                      </w:rPr>
                      <w:t xml:space="preserve">D. R. Mould and R. N. Upton, "Basic concepts in population modeling, simulation, and model-based drug development," </w:t>
                    </w:r>
                    <w:r>
                      <w:rPr>
                        <w:i/>
                        <w:iCs/>
                        <w:noProof/>
                      </w:rPr>
                      <w:t xml:space="preserve">CPT: pharmacometrics \&amp; systems pharmacology, </w:t>
                    </w:r>
                    <w:r>
                      <w:rPr>
                        <w:noProof/>
                      </w:rPr>
                      <w:t xml:space="preserve">vol. 1, pp. 1-14, 2012. </w:t>
                    </w:r>
                  </w:p>
                </w:tc>
              </w:tr>
              <w:tr w:rsidR="004D2301" w14:paraId="55537518" w14:textId="77777777">
                <w:trPr>
                  <w:tblCellSpacing w:w="15" w:type="dxa"/>
                </w:trPr>
                <w:tc>
                  <w:tcPr>
                    <w:tcW w:w="50" w:type="pct"/>
                    <w:hideMark/>
                  </w:tcPr>
                  <w:p w14:paraId="073DEA18" w14:textId="77777777" w:rsidR="004D2301" w:rsidRDefault="004D2301">
                    <w:pPr>
                      <w:pStyle w:val="Bibliography"/>
                      <w:rPr>
                        <w:noProof/>
                      </w:rPr>
                    </w:pPr>
                    <w:r>
                      <w:rPr>
                        <w:noProof/>
                      </w:rPr>
                      <w:t xml:space="preserve">[23] </w:t>
                    </w:r>
                  </w:p>
                </w:tc>
                <w:tc>
                  <w:tcPr>
                    <w:tcW w:w="0" w:type="auto"/>
                    <w:hideMark/>
                  </w:tcPr>
                  <w:p w14:paraId="6D4A455A" w14:textId="77777777" w:rsidR="004D2301" w:rsidRDefault="004D2301">
                    <w:pPr>
                      <w:pStyle w:val="Bibliography"/>
                      <w:rPr>
                        <w:noProof/>
                      </w:rPr>
                    </w:pPr>
                    <w:r>
                      <w:rPr>
                        <w:noProof/>
                      </w:rPr>
                      <w:t xml:space="preserve">N. Holford, "A time to event tutorial for pharmacometricians," </w:t>
                    </w:r>
                    <w:r>
                      <w:rPr>
                        <w:i/>
                        <w:iCs/>
                        <w:noProof/>
                      </w:rPr>
                      <w:t xml:space="preserve">CPT: pharmacometrics \&amp; systems pharmacology, </w:t>
                    </w:r>
                    <w:r>
                      <w:rPr>
                        <w:noProof/>
                      </w:rPr>
                      <w:t xml:space="preserve">vol. 2, pp. 1-8, 2013. </w:t>
                    </w:r>
                  </w:p>
                </w:tc>
              </w:tr>
              <w:tr w:rsidR="004D2301" w14:paraId="4090FE20" w14:textId="77777777">
                <w:trPr>
                  <w:tblCellSpacing w:w="15" w:type="dxa"/>
                </w:trPr>
                <w:tc>
                  <w:tcPr>
                    <w:tcW w:w="50" w:type="pct"/>
                    <w:hideMark/>
                  </w:tcPr>
                  <w:p w14:paraId="7DC00D08" w14:textId="77777777" w:rsidR="004D2301" w:rsidRDefault="004D2301">
                    <w:pPr>
                      <w:pStyle w:val="Bibliography"/>
                      <w:rPr>
                        <w:noProof/>
                      </w:rPr>
                    </w:pPr>
                    <w:r>
                      <w:rPr>
                        <w:noProof/>
                      </w:rPr>
                      <w:t xml:space="preserve">[24] </w:t>
                    </w:r>
                  </w:p>
                </w:tc>
                <w:tc>
                  <w:tcPr>
                    <w:tcW w:w="0" w:type="auto"/>
                    <w:hideMark/>
                  </w:tcPr>
                  <w:p w14:paraId="4BC0DAA6" w14:textId="77777777" w:rsidR="004D2301" w:rsidRDefault="004D2301">
                    <w:pPr>
                      <w:pStyle w:val="Bibliography"/>
                      <w:rPr>
                        <w:noProof/>
                      </w:rPr>
                    </w:pPr>
                    <w:r>
                      <w:rPr>
                        <w:noProof/>
                      </w:rPr>
                      <w:t xml:space="preserve">R. C. Team, "R A Language and Environment for Statistical Computing," 2015. </w:t>
                    </w:r>
                  </w:p>
                </w:tc>
              </w:tr>
              <w:tr w:rsidR="004D2301" w14:paraId="4788F0FD" w14:textId="77777777">
                <w:trPr>
                  <w:tblCellSpacing w:w="15" w:type="dxa"/>
                </w:trPr>
                <w:tc>
                  <w:tcPr>
                    <w:tcW w:w="50" w:type="pct"/>
                    <w:hideMark/>
                  </w:tcPr>
                  <w:p w14:paraId="1571FA14" w14:textId="77777777" w:rsidR="004D2301" w:rsidRDefault="004D2301">
                    <w:pPr>
                      <w:pStyle w:val="Bibliography"/>
                      <w:rPr>
                        <w:noProof/>
                      </w:rPr>
                    </w:pPr>
                    <w:r>
                      <w:rPr>
                        <w:noProof/>
                      </w:rPr>
                      <w:t xml:space="preserve">[25] </w:t>
                    </w:r>
                  </w:p>
                </w:tc>
                <w:tc>
                  <w:tcPr>
                    <w:tcW w:w="0" w:type="auto"/>
                    <w:hideMark/>
                  </w:tcPr>
                  <w:p w14:paraId="50938CAF" w14:textId="77777777" w:rsidR="004D2301" w:rsidRDefault="004D2301">
                    <w:pPr>
                      <w:pStyle w:val="Bibliography"/>
                      <w:rPr>
                        <w:noProof/>
                      </w:rPr>
                    </w:pPr>
                    <w:r>
                      <w:rPr>
                        <w:noProof/>
                      </w:rPr>
                      <w:t xml:space="preserve">J. Nyberg, "Simulating large time-to-event trials in NONMEM," in </w:t>
                    </w:r>
                    <w:r>
                      <w:rPr>
                        <w:i/>
                        <w:iCs/>
                        <w:noProof/>
                      </w:rPr>
                      <w:t>Page 23</w:t>
                    </w:r>
                    <w:r>
                      <w:rPr>
                        <w:noProof/>
                      </w:rPr>
                      <w:t xml:space="preserve">, 2014. </w:t>
                    </w:r>
                  </w:p>
                </w:tc>
              </w:tr>
              <w:tr w:rsidR="004D2301" w14:paraId="48854D14" w14:textId="77777777">
                <w:trPr>
                  <w:tblCellSpacing w:w="15" w:type="dxa"/>
                </w:trPr>
                <w:tc>
                  <w:tcPr>
                    <w:tcW w:w="50" w:type="pct"/>
                    <w:hideMark/>
                  </w:tcPr>
                  <w:p w14:paraId="6B91E476" w14:textId="77777777" w:rsidR="004D2301" w:rsidRDefault="004D2301">
                    <w:pPr>
                      <w:pStyle w:val="Bibliography"/>
                      <w:rPr>
                        <w:noProof/>
                      </w:rPr>
                    </w:pPr>
                    <w:r>
                      <w:rPr>
                        <w:noProof/>
                      </w:rPr>
                      <w:t xml:space="preserve">[26] </w:t>
                    </w:r>
                  </w:p>
                </w:tc>
                <w:tc>
                  <w:tcPr>
                    <w:tcW w:w="0" w:type="auto"/>
                    <w:hideMark/>
                  </w:tcPr>
                  <w:p w14:paraId="56F678CE" w14:textId="77777777" w:rsidR="004D2301" w:rsidRDefault="004D2301">
                    <w:pPr>
                      <w:pStyle w:val="Bibliography"/>
                      <w:rPr>
                        <w:noProof/>
                      </w:rPr>
                    </w:pPr>
                    <w:r>
                      <w:rPr>
                        <w:noProof/>
                      </w:rPr>
                      <w:t xml:space="preserve">O. Aalen, "Nonparametric inference in connection with multiple decrement models," </w:t>
                    </w:r>
                    <w:r>
                      <w:rPr>
                        <w:i/>
                        <w:iCs/>
                        <w:noProof/>
                      </w:rPr>
                      <w:t xml:space="preserve">Scandinavian Journal of Statistics, </w:t>
                    </w:r>
                    <w:r>
                      <w:rPr>
                        <w:noProof/>
                      </w:rPr>
                      <w:t xml:space="preserve">pp. 15-27, 1976. </w:t>
                    </w:r>
                  </w:p>
                </w:tc>
              </w:tr>
              <w:tr w:rsidR="004D2301" w14:paraId="6416ED3F" w14:textId="77777777">
                <w:trPr>
                  <w:tblCellSpacing w:w="15" w:type="dxa"/>
                </w:trPr>
                <w:tc>
                  <w:tcPr>
                    <w:tcW w:w="50" w:type="pct"/>
                    <w:hideMark/>
                  </w:tcPr>
                  <w:p w14:paraId="3CEAD4BA" w14:textId="77777777" w:rsidR="004D2301" w:rsidRDefault="004D2301">
                    <w:pPr>
                      <w:pStyle w:val="Bibliography"/>
                      <w:rPr>
                        <w:noProof/>
                      </w:rPr>
                    </w:pPr>
                    <w:r>
                      <w:rPr>
                        <w:noProof/>
                      </w:rPr>
                      <w:t xml:space="preserve">[27] </w:t>
                    </w:r>
                  </w:p>
                </w:tc>
                <w:tc>
                  <w:tcPr>
                    <w:tcW w:w="0" w:type="auto"/>
                    <w:hideMark/>
                  </w:tcPr>
                  <w:p w14:paraId="17EFC2F5" w14:textId="77777777" w:rsidR="004D2301" w:rsidRDefault="004D2301">
                    <w:pPr>
                      <w:pStyle w:val="Bibliography"/>
                      <w:rPr>
                        <w:noProof/>
                      </w:rPr>
                    </w:pPr>
                    <w:r>
                      <w:rPr>
                        <w:noProof/>
                      </w:rPr>
                      <w:t xml:space="preserve">W. Nelson, "Theory and applications of hazard plotting for censored failure data," </w:t>
                    </w:r>
                    <w:r>
                      <w:rPr>
                        <w:i/>
                        <w:iCs/>
                        <w:noProof/>
                      </w:rPr>
                      <w:t xml:space="preserve">Technometrics, </w:t>
                    </w:r>
                    <w:r>
                      <w:rPr>
                        <w:noProof/>
                      </w:rPr>
                      <w:t xml:space="preserve">vol. 14, pp. 945-966, 1972. </w:t>
                    </w:r>
                  </w:p>
                </w:tc>
              </w:tr>
              <w:tr w:rsidR="004D2301" w14:paraId="446171BA" w14:textId="77777777">
                <w:trPr>
                  <w:tblCellSpacing w:w="15" w:type="dxa"/>
                </w:trPr>
                <w:tc>
                  <w:tcPr>
                    <w:tcW w:w="50" w:type="pct"/>
                    <w:hideMark/>
                  </w:tcPr>
                  <w:p w14:paraId="5E986539" w14:textId="77777777" w:rsidR="004D2301" w:rsidRDefault="004D2301">
                    <w:pPr>
                      <w:pStyle w:val="Bibliography"/>
                      <w:rPr>
                        <w:noProof/>
                      </w:rPr>
                    </w:pPr>
                    <w:r>
                      <w:rPr>
                        <w:noProof/>
                      </w:rPr>
                      <w:t xml:space="preserve">[28] </w:t>
                    </w:r>
                  </w:p>
                </w:tc>
                <w:tc>
                  <w:tcPr>
                    <w:tcW w:w="0" w:type="auto"/>
                    <w:hideMark/>
                  </w:tcPr>
                  <w:p w14:paraId="177025A9" w14:textId="77777777" w:rsidR="004D2301" w:rsidRDefault="004D2301">
                    <w:pPr>
                      <w:pStyle w:val="Bibliography"/>
                      <w:rPr>
                        <w:noProof/>
                      </w:rPr>
                    </w:pPr>
                    <w:r>
                      <w:rPr>
                        <w:noProof/>
                      </w:rPr>
                      <w:t xml:space="preserve">J. D. Kalbfleisch and R. L. Prentice, The statistical analysis of failure time data, vol. 360, John Wiley &amp; Sons, 2011. </w:t>
                    </w:r>
                  </w:p>
                </w:tc>
              </w:tr>
              <w:tr w:rsidR="004D2301" w14:paraId="04161A55" w14:textId="77777777">
                <w:trPr>
                  <w:tblCellSpacing w:w="15" w:type="dxa"/>
                </w:trPr>
                <w:tc>
                  <w:tcPr>
                    <w:tcW w:w="50" w:type="pct"/>
                    <w:hideMark/>
                  </w:tcPr>
                  <w:p w14:paraId="6954C249" w14:textId="77777777" w:rsidR="004D2301" w:rsidRDefault="004D2301">
                    <w:pPr>
                      <w:pStyle w:val="Bibliography"/>
                      <w:rPr>
                        <w:noProof/>
                      </w:rPr>
                    </w:pPr>
                    <w:r>
                      <w:rPr>
                        <w:noProof/>
                      </w:rPr>
                      <w:t xml:space="preserve">[29] </w:t>
                    </w:r>
                  </w:p>
                </w:tc>
                <w:tc>
                  <w:tcPr>
                    <w:tcW w:w="0" w:type="auto"/>
                    <w:hideMark/>
                  </w:tcPr>
                  <w:p w14:paraId="73AE62ED" w14:textId="77777777" w:rsidR="004D2301" w:rsidRDefault="004D2301">
                    <w:pPr>
                      <w:pStyle w:val="Bibliography"/>
                      <w:rPr>
                        <w:noProof/>
                      </w:rPr>
                    </w:pPr>
                    <w:r>
                      <w:rPr>
                        <w:noProof/>
                      </w:rPr>
                      <w:t xml:space="preserve">J. P. Klein and M. L. Moeschberger, Survival analysis: techniques for censored and truncated data, Springer Science &amp; Business Media, 2005. </w:t>
                    </w:r>
                  </w:p>
                </w:tc>
              </w:tr>
              <w:tr w:rsidR="004D2301" w14:paraId="757F3423" w14:textId="77777777">
                <w:trPr>
                  <w:tblCellSpacing w:w="15" w:type="dxa"/>
                </w:trPr>
                <w:tc>
                  <w:tcPr>
                    <w:tcW w:w="50" w:type="pct"/>
                    <w:hideMark/>
                  </w:tcPr>
                  <w:p w14:paraId="5EFCE8A6" w14:textId="77777777" w:rsidR="004D2301" w:rsidRDefault="004D2301">
                    <w:pPr>
                      <w:pStyle w:val="Bibliography"/>
                      <w:rPr>
                        <w:noProof/>
                      </w:rPr>
                    </w:pPr>
                    <w:r>
                      <w:rPr>
                        <w:noProof/>
                      </w:rPr>
                      <w:t xml:space="preserve">[30] </w:t>
                    </w:r>
                  </w:p>
                </w:tc>
                <w:tc>
                  <w:tcPr>
                    <w:tcW w:w="0" w:type="auto"/>
                    <w:hideMark/>
                  </w:tcPr>
                  <w:p w14:paraId="277603DE" w14:textId="77777777" w:rsidR="004D2301" w:rsidRDefault="004D2301">
                    <w:pPr>
                      <w:pStyle w:val="Bibliography"/>
                      <w:rPr>
                        <w:noProof/>
                      </w:rPr>
                    </w:pPr>
                    <w:r>
                      <w:rPr>
                        <w:noProof/>
                      </w:rPr>
                      <w:t xml:space="preserve">B. W. Turnbull, "The empirical distribution function with arbitrarily grouped, censored and truncated data," </w:t>
                    </w:r>
                    <w:r>
                      <w:rPr>
                        <w:i/>
                        <w:iCs/>
                        <w:noProof/>
                      </w:rPr>
                      <w:t xml:space="preserve">Journal of the Royal Statistical Society. Series B (Methodological), </w:t>
                    </w:r>
                    <w:r>
                      <w:rPr>
                        <w:noProof/>
                      </w:rPr>
                      <w:t xml:space="preserve">pp. 290-295, 1976. </w:t>
                    </w:r>
                  </w:p>
                </w:tc>
              </w:tr>
              <w:tr w:rsidR="004D2301" w14:paraId="3A1C4B64" w14:textId="77777777">
                <w:trPr>
                  <w:tblCellSpacing w:w="15" w:type="dxa"/>
                </w:trPr>
                <w:tc>
                  <w:tcPr>
                    <w:tcW w:w="50" w:type="pct"/>
                    <w:hideMark/>
                  </w:tcPr>
                  <w:p w14:paraId="2C001069" w14:textId="77777777" w:rsidR="004D2301" w:rsidRDefault="004D2301">
                    <w:pPr>
                      <w:pStyle w:val="Bibliography"/>
                      <w:rPr>
                        <w:noProof/>
                      </w:rPr>
                    </w:pPr>
                    <w:r>
                      <w:rPr>
                        <w:noProof/>
                      </w:rPr>
                      <w:t xml:space="preserve">[31] </w:t>
                    </w:r>
                  </w:p>
                </w:tc>
                <w:tc>
                  <w:tcPr>
                    <w:tcW w:w="0" w:type="auto"/>
                    <w:hideMark/>
                  </w:tcPr>
                  <w:p w14:paraId="198262FD" w14:textId="77777777" w:rsidR="004D2301" w:rsidRDefault="004D2301">
                    <w:pPr>
                      <w:pStyle w:val="Bibliography"/>
                      <w:rPr>
                        <w:noProof/>
                      </w:rPr>
                    </w:pPr>
                    <w:r>
                      <w:rPr>
                        <w:noProof/>
                      </w:rPr>
                      <w:t xml:space="preserve">M. Hutmacher, "Visual Predictive Checks for the Evaluation of the Hazard Function in Time-to-Event Analyses," in </w:t>
                    </w:r>
                    <w:r>
                      <w:rPr>
                        <w:i/>
                        <w:iCs/>
                        <w:noProof/>
                      </w:rPr>
                      <w:t>Page 22</w:t>
                    </w:r>
                    <w:r>
                      <w:rPr>
                        <w:noProof/>
                      </w:rPr>
                      <w:t xml:space="preserve">, 2013. </w:t>
                    </w:r>
                  </w:p>
                </w:tc>
              </w:tr>
              <w:tr w:rsidR="004D2301" w14:paraId="3F304EAC" w14:textId="77777777">
                <w:trPr>
                  <w:tblCellSpacing w:w="15" w:type="dxa"/>
                </w:trPr>
                <w:tc>
                  <w:tcPr>
                    <w:tcW w:w="50" w:type="pct"/>
                    <w:hideMark/>
                  </w:tcPr>
                  <w:p w14:paraId="6A85201B" w14:textId="77777777" w:rsidR="004D2301" w:rsidRDefault="004D2301">
                    <w:pPr>
                      <w:pStyle w:val="Bibliography"/>
                      <w:rPr>
                        <w:noProof/>
                      </w:rPr>
                    </w:pPr>
                    <w:r>
                      <w:rPr>
                        <w:noProof/>
                      </w:rPr>
                      <w:t xml:space="preserve">[32] </w:t>
                    </w:r>
                  </w:p>
                </w:tc>
                <w:tc>
                  <w:tcPr>
                    <w:tcW w:w="0" w:type="auto"/>
                    <w:hideMark/>
                  </w:tcPr>
                  <w:p w14:paraId="102D916A" w14:textId="77777777" w:rsidR="004D2301" w:rsidRDefault="004D2301">
                    <w:pPr>
                      <w:pStyle w:val="Bibliography"/>
                      <w:rPr>
                        <w:noProof/>
                      </w:rPr>
                    </w:pPr>
                    <w:r>
                      <w:rPr>
                        <w:noProof/>
                      </w:rPr>
                      <w:t xml:space="preserve">Y. Huh and M. M. Hutmacher, "Application of a hazard-based visual predictive check to evaluate parametric hazard models," </w:t>
                    </w:r>
                    <w:r>
                      <w:rPr>
                        <w:i/>
                        <w:iCs/>
                        <w:noProof/>
                      </w:rPr>
                      <w:t xml:space="preserve">Journal of pharmacokinetics and pharmacodynamics, </w:t>
                    </w:r>
                    <w:r>
                      <w:rPr>
                        <w:noProof/>
                      </w:rPr>
                      <w:t xml:space="preserve">vol. 43, pp. 57-71, 2016. </w:t>
                    </w:r>
                  </w:p>
                </w:tc>
              </w:tr>
              <w:tr w:rsidR="004D2301" w14:paraId="4EA84A27" w14:textId="77777777">
                <w:trPr>
                  <w:tblCellSpacing w:w="15" w:type="dxa"/>
                </w:trPr>
                <w:tc>
                  <w:tcPr>
                    <w:tcW w:w="50" w:type="pct"/>
                    <w:hideMark/>
                  </w:tcPr>
                  <w:p w14:paraId="3B46FB0B" w14:textId="77777777" w:rsidR="004D2301" w:rsidRDefault="004D2301">
                    <w:pPr>
                      <w:pStyle w:val="Bibliography"/>
                      <w:rPr>
                        <w:noProof/>
                      </w:rPr>
                    </w:pPr>
                    <w:r>
                      <w:rPr>
                        <w:noProof/>
                      </w:rPr>
                      <w:t xml:space="preserve">[33] </w:t>
                    </w:r>
                  </w:p>
                </w:tc>
                <w:tc>
                  <w:tcPr>
                    <w:tcW w:w="0" w:type="auto"/>
                    <w:hideMark/>
                  </w:tcPr>
                  <w:p w14:paraId="2D19B7AE" w14:textId="77777777" w:rsidR="004D2301" w:rsidRDefault="004D2301">
                    <w:pPr>
                      <w:pStyle w:val="Bibliography"/>
                      <w:rPr>
                        <w:noProof/>
                      </w:rPr>
                    </w:pPr>
                    <w:r>
                      <w:rPr>
                        <w:noProof/>
                      </w:rPr>
                      <w:t xml:space="preserve">L. Lindbom, P. Pihlgren and N. Jonsson, "PsN-Toolkit—a collection of computer intensive statistical methods for non-linear mixed effect modeling using NONMEM," </w:t>
                    </w:r>
                    <w:r>
                      <w:rPr>
                        <w:i/>
                        <w:iCs/>
                        <w:noProof/>
                      </w:rPr>
                      <w:t xml:space="preserve">Computer methods and programs in biomedicine, </w:t>
                    </w:r>
                    <w:r>
                      <w:rPr>
                        <w:noProof/>
                      </w:rPr>
                      <w:t xml:space="preserve">vol. 79, pp. 241-257, 2005. </w:t>
                    </w:r>
                  </w:p>
                </w:tc>
              </w:tr>
              <w:tr w:rsidR="004D2301" w14:paraId="2B876AF4" w14:textId="77777777">
                <w:trPr>
                  <w:tblCellSpacing w:w="15" w:type="dxa"/>
                </w:trPr>
                <w:tc>
                  <w:tcPr>
                    <w:tcW w:w="50" w:type="pct"/>
                    <w:hideMark/>
                  </w:tcPr>
                  <w:p w14:paraId="29319FFF" w14:textId="77777777" w:rsidR="004D2301" w:rsidRDefault="004D2301">
                    <w:pPr>
                      <w:pStyle w:val="Bibliography"/>
                      <w:rPr>
                        <w:noProof/>
                      </w:rPr>
                    </w:pPr>
                    <w:r>
                      <w:rPr>
                        <w:noProof/>
                      </w:rPr>
                      <w:t xml:space="preserve">[34] </w:t>
                    </w:r>
                  </w:p>
                </w:tc>
                <w:tc>
                  <w:tcPr>
                    <w:tcW w:w="0" w:type="auto"/>
                    <w:hideMark/>
                  </w:tcPr>
                  <w:p w14:paraId="6FD3CDB4" w14:textId="77777777" w:rsidR="004D2301" w:rsidRDefault="004D2301">
                    <w:pPr>
                      <w:pStyle w:val="Bibliography"/>
                      <w:rPr>
                        <w:noProof/>
                      </w:rPr>
                    </w:pPr>
                    <w:r>
                      <w:rPr>
                        <w:noProof/>
                      </w:rPr>
                      <w:t xml:space="preserve">L. Lindbom, J. Ribbing and E. N. Jonsson, "Perl-speaks-NONMEM (PsN)—a Perl module for NONMEM related programming," </w:t>
                    </w:r>
                    <w:r>
                      <w:rPr>
                        <w:i/>
                        <w:iCs/>
                        <w:noProof/>
                      </w:rPr>
                      <w:t xml:space="preserve">Computer methods and programs in biomedicine, </w:t>
                    </w:r>
                    <w:r>
                      <w:rPr>
                        <w:noProof/>
                      </w:rPr>
                      <w:t xml:space="preserve">vol. 75, pp. 85-94, 2004. </w:t>
                    </w:r>
                  </w:p>
                </w:tc>
              </w:tr>
              <w:tr w:rsidR="004D2301" w14:paraId="327FADC7" w14:textId="77777777">
                <w:trPr>
                  <w:tblCellSpacing w:w="15" w:type="dxa"/>
                </w:trPr>
                <w:tc>
                  <w:tcPr>
                    <w:tcW w:w="50" w:type="pct"/>
                    <w:hideMark/>
                  </w:tcPr>
                  <w:p w14:paraId="051ED029" w14:textId="77777777" w:rsidR="004D2301" w:rsidRDefault="004D2301">
                    <w:pPr>
                      <w:pStyle w:val="Bibliography"/>
                      <w:rPr>
                        <w:noProof/>
                      </w:rPr>
                    </w:pPr>
                    <w:r>
                      <w:rPr>
                        <w:noProof/>
                      </w:rPr>
                      <w:lastRenderedPageBreak/>
                      <w:t xml:space="preserve">[35] </w:t>
                    </w:r>
                  </w:p>
                </w:tc>
                <w:tc>
                  <w:tcPr>
                    <w:tcW w:w="0" w:type="auto"/>
                    <w:hideMark/>
                  </w:tcPr>
                  <w:p w14:paraId="0A246D3F" w14:textId="77777777" w:rsidR="004D2301" w:rsidRDefault="004D2301">
                    <w:pPr>
                      <w:pStyle w:val="Bibliography"/>
                      <w:rPr>
                        <w:noProof/>
                      </w:rPr>
                    </w:pPr>
                    <w:r>
                      <w:rPr>
                        <w:noProof/>
                      </w:rPr>
                      <w:t xml:space="preserve">E. N. Jonsson and M. O. Karlsson, "Xpose--an S-PLUS based population pharmacokinetic/pharmacodynamic model building aid for NONMEM," </w:t>
                    </w:r>
                    <w:r>
                      <w:rPr>
                        <w:i/>
                        <w:iCs/>
                        <w:noProof/>
                      </w:rPr>
                      <w:t xml:space="preserve">Computer Methods and Programs in Biomedicine, </w:t>
                    </w:r>
                    <w:r>
                      <w:rPr>
                        <w:noProof/>
                      </w:rPr>
                      <w:t xml:space="preserve">vol. 58, pp. 51-64, 1999. </w:t>
                    </w:r>
                  </w:p>
                </w:tc>
              </w:tr>
              <w:tr w:rsidR="004D2301" w14:paraId="60426C3D" w14:textId="77777777">
                <w:trPr>
                  <w:tblCellSpacing w:w="15" w:type="dxa"/>
                </w:trPr>
                <w:tc>
                  <w:tcPr>
                    <w:tcW w:w="50" w:type="pct"/>
                    <w:hideMark/>
                  </w:tcPr>
                  <w:p w14:paraId="673A855B" w14:textId="77777777" w:rsidR="004D2301" w:rsidRDefault="004D2301">
                    <w:pPr>
                      <w:pStyle w:val="Bibliography"/>
                      <w:rPr>
                        <w:noProof/>
                      </w:rPr>
                    </w:pPr>
                    <w:r>
                      <w:rPr>
                        <w:noProof/>
                      </w:rPr>
                      <w:t xml:space="preserve">[36] </w:t>
                    </w:r>
                  </w:p>
                </w:tc>
                <w:tc>
                  <w:tcPr>
                    <w:tcW w:w="0" w:type="auto"/>
                    <w:hideMark/>
                  </w:tcPr>
                  <w:p w14:paraId="4B1ADAA3" w14:textId="77777777" w:rsidR="004D2301" w:rsidRDefault="004D2301">
                    <w:pPr>
                      <w:pStyle w:val="Bibliography"/>
                      <w:rPr>
                        <w:noProof/>
                      </w:rPr>
                    </w:pPr>
                    <w:r>
                      <w:rPr>
                        <w:noProof/>
                      </w:rPr>
                      <w:t xml:space="preserve">R. Y. C. Liu and J. Van Ryzin, "A histogram estimator of the hazard rate with censored data," </w:t>
                    </w:r>
                    <w:r>
                      <w:rPr>
                        <w:i/>
                        <w:iCs/>
                        <w:noProof/>
                      </w:rPr>
                      <w:t xml:space="preserve">The Annals of Statistics, </w:t>
                    </w:r>
                    <w:r>
                      <w:rPr>
                        <w:noProof/>
                      </w:rPr>
                      <w:t xml:space="preserve">pp. 592-605, 1985. </w:t>
                    </w:r>
                  </w:p>
                </w:tc>
              </w:tr>
              <w:tr w:rsidR="004D2301" w14:paraId="609CF659" w14:textId="77777777">
                <w:trPr>
                  <w:tblCellSpacing w:w="15" w:type="dxa"/>
                </w:trPr>
                <w:tc>
                  <w:tcPr>
                    <w:tcW w:w="50" w:type="pct"/>
                    <w:hideMark/>
                  </w:tcPr>
                  <w:p w14:paraId="6F3F55DF" w14:textId="77777777" w:rsidR="004D2301" w:rsidRDefault="004D2301">
                    <w:pPr>
                      <w:pStyle w:val="Bibliography"/>
                      <w:rPr>
                        <w:noProof/>
                      </w:rPr>
                    </w:pPr>
                    <w:r>
                      <w:rPr>
                        <w:noProof/>
                      </w:rPr>
                      <w:t xml:space="preserve">[37] </w:t>
                    </w:r>
                  </w:p>
                </w:tc>
                <w:tc>
                  <w:tcPr>
                    <w:tcW w:w="0" w:type="auto"/>
                    <w:hideMark/>
                  </w:tcPr>
                  <w:p w14:paraId="6BCE338F" w14:textId="77777777" w:rsidR="004D2301" w:rsidRDefault="004D2301">
                    <w:pPr>
                      <w:pStyle w:val="Bibliography"/>
                      <w:rPr>
                        <w:noProof/>
                      </w:rPr>
                    </w:pPr>
                    <w:r>
                      <w:rPr>
                        <w:noProof/>
                      </w:rPr>
                      <w:t xml:space="preserve">S. M. Snapinn, Q. I. Jiang and B. Iglewicz, "Illustrating the impact of a time-varying covariate with an extended Kaplan-Meier estimator," </w:t>
                    </w:r>
                    <w:r>
                      <w:rPr>
                        <w:i/>
                        <w:iCs/>
                        <w:noProof/>
                      </w:rPr>
                      <w:t xml:space="preserve">The American Statistician, </w:t>
                    </w:r>
                    <w:r>
                      <w:rPr>
                        <w:noProof/>
                      </w:rPr>
                      <w:t xml:space="preserve">vol. 59, pp. 301-307, 2005. </w:t>
                    </w:r>
                  </w:p>
                </w:tc>
              </w:tr>
              <w:tr w:rsidR="004D2301" w14:paraId="5EF4EA7F" w14:textId="77777777">
                <w:trPr>
                  <w:tblCellSpacing w:w="15" w:type="dxa"/>
                </w:trPr>
                <w:tc>
                  <w:tcPr>
                    <w:tcW w:w="50" w:type="pct"/>
                    <w:hideMark/>
                  </w:tcPr>
                  <w:p w14:paraId="00A3A8DA" w14:textId="77777777" w:rsidR="004D2301" w:rsidRDefault="004D2301">
                    <w:pPr>
                      <w:pStyle w:val="Bibliography"/>
                      <w:rPr>
                        <w:noProof/>
                      </w:rPr>
                    </w:pPr>
                    <w:r>
                      <w:rPr>
                        <w:noProof/>
                      </w:rPr>
                      <w:t xml:space="preserve">[38] </w:t>
                    </w:r>
                  </w:p>
                </w:tc>
                <w:tc>
                  <w:tcPr>
                    <w:tcW w:w="0" w:type="auto"/>
                    <w:hideMark/>
                  </w:tcPr>
                  <w:p w14:paraId="2191519E" w14:textId="77777777" w:rsidR="004D2301" w:rsidRDefault="004D2301">
                    <w:pPr>
                      <w:pStyle w:val="Bibliography"/>
                      <w:rPr>
                        <w:noProof/>
                      </w:rPr>
                    </w:pPr>
                    <w:r>
                      <w:rPr>
                        <w:noProof/>
                      </w:rPr>
                      <w:t xml:space="preserve">J. Stare, M. Pohar and R. Henderson, "Goodness of fit of relative survival models," </w:t>
                    </w:r>
                    <w:r>
                      <w:rPr>
                        <w:i/>
                        <w:iCs/>
                        <w:noProof/>
                      </w:rPr>
                      <w:t xml:space="preserve">Statistics in medicine, </w:t>
                    </w:r>
                    <w:r>
                      <w:rPr>
                        <w:noProof/>
                      </w:rPr>
                      <w:t xml:space="preserve">vol. 24, pp. 3911-3925, 2005. </w:t>
                    </w:r>
                  </w:p>
                </w:tc>
              </w:tr>
            </w:tbl>
            <w:p w14:paraId="74D4F625" w14:textId="77777777" w:rsidR="004D2301" w:rsidRDefault="004D2301">
              <w:pPr>
                <w:rPr>
                  <w:rFonts w:eastAsia="Times New Roman"/>
                  <w:noProof/>
                </w:rPr>
              </w:pPr>
            </w:p>
            <w:p w14:paraId="28F3D018" w14:textId="77777777" w:rsidR="00666BB0" w:rsidRPr="00B8651A" w:rsidRDefault="00666BB0">
              <w:pPr>
                <w:rPr>
                  <w:rFonts w:ascii="Times New Roman" w:hAnsi="Times New Roman" w:cs="Times New Roman"/>
                </w:rPr>
              </w:pPr>
              <w:r w:rsidRPr="00B8651A">
                <w:rPr>
                  <w:rFonts w:ascii="Times New Roman" w:hAnsi="Times New Roman" w:cs="Times New Roman"/>
                  <w:b/>
                  <w:bCs/>
                  <w:noProof/>
                </w:rPr>
                <w:fldChar w:fldCharType="end"/>
              </w:r>
            </w:p>
          </w:sdtContent>
        </w:sdt>
      </w:sdtContent>
    </w:sdt>
    <w:p w14:paraId="2C82FCDD" w14:textId="77777777" w:rsidR="007344DD" w:rsidRDefault="007344DD">
      <w:pPr>
        <w:spacing w:after="200" w:line="276" w:lineRule="auto"/>
        <w:rPr>
          <w:rFonts w:ascii="Times New Roman" w:hAnsi="Times New Roman" w:cs="Times New Roman"/>
        </w:rPr>
      </w:pPr>
      <w:r>
        <w:rPr>
          <w:rFonts w:ascii="Times New Roman" w:hAnsi="Times New Roman" w:cs="Times New Roman"/>
        </w:rPr>
        <w:br w:type="page"/>
      </w:r>
    </w:p>
    <w:p w14:paraId="382B8373" w14:textId="77777777" w:rsidR="007344DD" w:rsidRPr="007344DD" w:rsidRDefault="007344DD" w:rsidP="007344DD">
      <w:pPr>
        <w:pStyle w:val="Standard01"/>
      </w:pPr>
      <w:r w:rsidRPr="007344DD">
        <w:lastRenderedPageBreak/>
        <w:t xml:space="preserve">Supplemental material </w:t>
      </w:r>
    </w:p>
    <w:p w14:paraId="785EB275" w14:textId="77777777" w:rsidR="007344DD" w:rsidRPr="007344DD" w:rsidRDefault="007344DD" w:rsidP="00FF13EE">
      <w:pPr>
        <w:pStyle w:val="Heading2"/>
      </w:pPr>
      <w:r w:rsidRPr="007344DD">
        <w:t xml:space="preserve">Code </w:t>
      </w:r>
    </w:p>
    <w:p w14:paraId="63F130FB" w14:textId="77777777" w:rsidR="007344DD" w:rsidRPr="007344DD" w:rsidRDefault="007344DD" w:rsidP="00FF13EE">
      <w:pPr>
        <w:pStyle w:val="Heading3"/>
      </w:pPr>
      <w:r w:rsidRPr="007344DD">
        <w:t>A1. Data set generation:</w:t>
      </w:r>
    </w:p>
    <w:p w14:paraId="36F0FE67"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(survival)</w:t>
      </w:r>
    </w:p>
    <w:p w14:paraId="565C7A80"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w:t>
      </w:r>
      <w:proofErr w:type="spellStart"/>
      <w:r w:rsidRPr="007344DD">
        <w:rPr>
          <w:rFonts w:ascii="Times New Roman" w:hAnsi="Times New Roman" w:cs="Times New Roman"/>
          <w:bCs/>
        </w:rPr>
        <w:t>survminer</w:t>
      </w:r>
      <w:proofErr w:type="spellEnd"/>
      <w:r w:rsidRPr="007344DD">
        <w:rPr>
          <w:rFonts w:ascii="Times New Roman" w:hAnsi="Times New Roman" w:cs="Times New Roman"/>
          <w:bCs/>
        </w:rPr>
        <w:t>)</w:t>
      </w:r>
    </w:p>
    <w:p w14:paraId="34D46C79"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(ggplot2)</w:t>
      </w:r>
    </w:p>
    <w:p w14:paraId="54522DFB"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w:t>
      </w:r>
      <w:proofErr w:type="spellStart"/>
      <w:r w:rsidRPr="007344DD">
        <w:rPr>
          <w:rFonts w:ascii="Times New Roman" w:hAnsi="Times New Roman" w:cs="Times New Roman"/>
          <w:bCs/>
        </w:rPr>
        <w:t>dplyr</w:t>
      </w:r>
      <w:proofErr w:type="spellEnd"/>
      <w:r w:rsidRPr="007344DD">
        <w:rPr>
          <w:rFonts w:ascii="Times New Roman" w:hAnsi="Times New Roman" w:cs="Times New Roman"/>
          <w:bCs/>
        </w:rPr>
        <w:t>)</w:t>
      </w:r>
    </w:p>
    <w:p w14:paraId="6FBACFB8" w14:textId="77777777" w:rsidR="007344DD" w:rsidRPr="007344DD" w:rsidRDefault="007344DD" w:rsidP="007344DD">
      <w:pPr>
        <w:rPr>
          <w:rFonts w:ascii="Times New Roman" w:hAnsi="Times New Roman" w:cs="Times New Roman"/>
          <w:bCs/>
        </w:rPr>
      </w:pPr>
    </w:p>
    <w:p w14:paraId="6CBFC85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Set seed:</w:t>
      </w:r>
    </w:p>
    <w:p w14:paraId="1476A82D"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set.seed</w:t>
      </w:r>
      <w:proofErr w:type="spellEnd"/>
      <w:proofErr w:type="gramEnd"/>
      <w:r w:rsidRPr="007344DD">
        <w:rPr>
          <w:rFonts w:ascii="Times New Roman" w:hAnsi="Times New Roman" w:cs="Times New Roman"/>
          <w:bCs/>
        </w:rPr>
        <w:t>(4321)</w:t>
      </w:r>
    </w:p>
    <w:p w14:paraId="271E7AB9"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set.seed</w:t>
      </w:r>
      <w:proofErr w:type="spellEnd"/>
      <w:proofErr w:type="gramEnd"/>
      <w:r w:rsidRPr="007344DD">
        <w:rPr>
          <w:rFonts w:ascii="Times New Roman" w:hAnsi="Times New Roman" w:cs="Times New Roman"/>
          <w:bCs/>
        </w:rPr>
        <w:t>(160516)</w:t>
      </w:r>
    </w:p>
    <w:p w14:paraId="5756E3C5" w14:textId="77777777" w:rsidR="007344DD" w:rsidRPr="007344DD" w:rsidRDefault="007344DD" w:rsidP="007344DD">
      <w:pPr>
        <w:rPr>
          <w:rFonts w:ascii="Times New Roman" w:hAnsi="Times New Roman" w:cs="Times New Roman"/>
          <w:bCs/>
        </w:rPr>
      </w:pPr>
    </w:p>
    <w:p w14:paraId="3B6CF13B"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doses</w:t>
      </w:r>
      <w:proofErr w:type="gramEnd"/>
      <w:r w:rsidRPr="007344DD">
        <w:rPr>
          <w:rFonts w:ascii="Times New Roman" w:hAnsi="Times New Roman" w:cs="Times New Roman"/>
          <w:bCs/>
        </w:rPr>
        <w:t xml:space="preserve"> = c(0,1,3,10)</w:t>
      </w:r>
    </w:p>
    <w:p w14:paraId="5D6F3727"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nPerGroup</w:t>
      </w:r>
      <w:proofErr w:type="spellEnd"/>
      <w:proofErr w:type="gramEnd"/>
      <w:r w:rsidRPr="007344DD">
        <w:rPr>
          <w:rFonts w:ascii="Times New Roman" w:hAnsi="Times New Roman" w:cs="Times New Roman"/>
          <w:bCs/>
        </w:rPr>
        <w:t xml:space="preserve"> = 200</w:t>
      </w:r>
    </w:p>
    <w:p w14:paraId="0EA3C164"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nGroups</w:t>
      </w:r>
      <w:proofErr w:type="spellEnd"/>
      <w:proofErr w:type="gramEnd"/>
      <w:r w:rsidRPr="007344DD">
        <w:rPr>
          <w:rFonts w:ascii="Times New Roman" w:hAnsi="Times New Roman" w:cs="Times New Roman"/>
          <w:bCs/>
        </w:rPr>
        <w:t xml:space="preserve"> = length(doses)</w:t>
      </w:r>
    </w:p>
    <w:p w14:paraId="3B3ED439"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nTotal</w:t>
      </w:r>
      <w:proofErr w:type="spellEnd"/>
      <w:proofErr w:type="gramEnd"/>
      <w:r w:rsidRPr="007344DD">
        <w:rPr>
          <w:rFonts w:ascii="Times New Roman" w:hAnsi="Times New Roman" w:cs="Times New Roman"/>
          <w:bCs/>
        </w:rPr>
        <w:t xml:space="preserve"> = </w:t>
      </w:r>
      <w:proofErr w:type="spellStart"/>
      <w:r w:rsidRPr="007344DD">
        <w:rPr>
          <w:rFonts w:ascii="Times New Roman" w:hAnsi="Times New Roman" w:cs="Times New Roman"/>
          <w:bCs/>
        </w:rPr>
        <w:t>nPerGroup</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nGroups</w:t>
      </w:r>
      <w:proofErr w:type="spellEnd"/>
    </w:p>
    <w:p w14:paraId="74605FB4" w14:textId="77777777" w:rsidR="007344DD" w:rsidRPr="007344DD" w:rsidRDefault="007344DD" w:rsidP="007344DD">
      <w:pPr>
        <w:rPr>
          <w:rFonts w:ascii="Times New Roman" w:hAnsi="Times New Roman" w:cs="Times New Roman"/>
          <w:bCs/>
        </w:rPr>
      </w:pPr>
    </w:p>
    <w:p w14:paraId="304463C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parameters for Weibull distribution</w:t>
      </w:r>
    </w:p>
    <w:p w14:paraId="4AB52FB2" w14:textId="77777777" w:rsidR="007344DD" w:rsidRPr="002B1631" w:rsidRDefault="007344DD" w:rsidP="007344DD">
      <w:pPr>
        <w:rPr>
          <w:rFonts w:ascii="Times New Roman" w:hAnsi="Times New Roman" w:cs="Times New Roman"/>
          <w:bCs/>
          <w:lang w:val="sv-SE"/>
        </w:rPr>
      </w:pPr>
      <w:r w:rsidRPr="002B1631">
        <w:rPr>
          <w:rFonts w:ascii="Times New Roman" w:hAnsi="Times New Roman" w:cs="Times New Roman"/>
          <w:bCs/>
          <w:lang w:val="sv-SE"/>
        </w:rPr>
        <w:t>med0 = 10</w:t>
      </w:r>
    </w:p>
    <w:p w14:paraId="23F3AE69"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alpha = 3</w:t>
      </w:r>
    </w:p>
    <w:p w14:paraId="5676B774"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lambda = 1/med0 * log(2)^(1/alpha)</w:t>
      </w:r>
    </w:p>
    <w:p w14:paraId="2368B7A8" w14:textId="77777777" w:rsidR="007344DD" w:rsidRPr="007344DD" w:rsidRDefault="007344DD" w:rsidP="007344DD">
      <w:pPr>
        <w:rPr>
          <w:rFonts w:ascii="Times New Roman" w:hAnsi="Times New Roman" w:cs="Times New Roman"/>
          <w:bCs/>
          <w:lang w:val="sv-SE"/>
        </w:rPr>
      </w:pPr>
    </w:p>
    <w:p w14:paraId="035A6BB2"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gamma = 2 # E50</w:t>
      </w:r>
    </w:p>
    <w:p w14:paraId="3EE23FF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hrAt10 = 4 # hazard ratio</w:t>
      </w:r>
    </w:p>
    <w:p w14:paraId="08BCB855"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theta3</w:t>
      </w:r>
      <w:proofErr w:type="gramEnd"/>
      <w:r w:rsidRPr="007344DD">
        <w:rPr>
          <w:rFonts w:ascii="Times New Roman" w:hAnsi="Times New Roman" w:cs="Times New Roman"/>
          <w:bCs/>
        </w:rPr>
        <w:t xml:space="preserve"> = log(hrAt10)*(gamma+10)/10  # Effect at 10 mg dose is a HR of 4 (at steady-state)</w:t>
      </w:r>
    </w:p>
    <w:p w14:paraId="4AF840F0"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theta4 = log(2)</w:t>
      </w:r>
    </w:p>
    <w:p w14:paraId="30E00989"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 = c(theta3,theta4)</w:t>
      </w:r>
    </w:p>
    <w:p w14:paraId="1DDA9826"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params=list(lambda=lambda, alpha=alpha,theta=theta, gamma=gamma)</w:t>
      </w:r>
    </w:p>
    <w:p w14:paraId="660BB94D" w14:textId="77777777" w:rsidR="007344DD" w:rsidRPr="007344DD" w:rsidRDefault="007344DD" w:rsidP="007344DD">
      <w:pPr>
        <w:rPr>
          <w:rFonts w:ascii="Times New Roman" w:hAnsi="Times New Roman" w:cs="Times New Roman"/>
          <w:bCs/>
          <w:lang w:val="sv-SE"/>
        </w:rPr>
      </w:pPr>
    </w:p>
    <w:p w14:paraId="6AD0B47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Define parameters for CL distribution and </w:t>
      </w:r>
      <w:proofErr w:type="spellStart"/>
      <w:r w:rsidRPr="007344DD">
        <w:rPr>
          <w:rFonts w:ascii="Times New Roman" w:hAnsi="Times New Roman" w:cs="Times New Roman"/>
          <w:bCs/>
        </w:rPr>
        <w:t>binar</w:t>
      </w:r>
      <w:proofErr w:type="spellEnd"/>
      <w:r w:rsidRPr="007344DD">
        <w:rPr>
          <w:rFonts w:ascii="Times New Roman" w:hAnsi="Times New Roman" w:cs="Times New Roman"/>
          <w:bCs/>
        </w:rPr>
        <w:t xml:space="preserve"> covariate</w:t>
      </w:r>
    </w:p>
    <w:p w14:paraId="63A7E58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TVCL = 1</w:t>
      </w:r>
    </w:p>
    <w:p w14:paraId="3B1CB9E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CVCL = 0.3</w:t>
      </w:r>
    </w:p>
    <w:p w14:paraId="5815325A"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probX</w:t>
      </w:r>
      <w:proofErr w:type="spellEnd"/>
      <w:proofErr w:type="gramEnd"/>
      <w:r w:rsidRPr="007344DD">
        <w:rPr>
          <w:rFonts w:ascii="Times New Roman" w:hAnsi="Times New Roman" w:cs="Times New Roman"/>
          <w:bCs/>
        </w:rPr>
        <w:t xml:space="preserve"> = 0.5</w:t>
      </w:r>
    </w:p>
    <w:p w14:paraId="40399990" w14:textId="77777777" w:rsidR="007344DD" w:rsidRPr="007344DD" w:rsidRDefault="007344DD" w:rsidP="007344DD">
      <w:pPr>
        <w:rPr>
          <w:rFonts w:ascii="Times New Roman" w:hAnsi="Times New Roman" w:cs="Times New Roman"/>
          <w:bCs/>
        </w:rPr>
      </w:pPr>
    </w:p>
    <w:p w14:paraId="7CC4EE3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Set-up design and simulate exposure, random time-to-event on survival scale,</w:t>
      </w:r>
    </w:p>
    <w:p w14:paraId="29F4C4E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and</w:t>
      </w:r>
      <w:proofErr w:type="gramEnd"/>
      <w:r w:rsidRPr="007344DD">
        <w:rPr>
          <w:rFonts w:ascii="Times New Roman" w:hAnsi="Times New Roman" w:cs="Times New Roman"/>
          <w:bCs/>
        </w:rPr>
        <w:t xml:space="preserve"> random censoring time.</w:t>
      </w:r>
    </w:p>
    <w:p w14:paraId="2E336A14"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data</w:t>
      </w:r>
      <w:proofErr w:type="gramEnd"/>
      <w:r w:rsidRPr="007344DD">
        <w:rPr>
          <w:rFonts w:ascii="Times New Roman" w:hAnsi="Times New Roman" w:cs="Times New Roman"/>
          <w:bCs/>
        </w:rPr>
        <w:t xml:space="preserve"> = </w:t>
      </w:r>
      <w:proofErr w:type="spellStart"/>
      <w:r w:rsidRPr="007344DD">
        <w:rPr>
          <w:rFonts w:ascii="Times New Roman" w:hAnsi="Times New Roman" w:cs="Times New Roman"/>
          <w:bCs/>
        </w:rPr>
        <w:t>data.frame</w:t>
      </w:r>
      <w:proofErr w:type="spellEnd"/>
      <w:r w:rsidRPr="007344DD">
        <w:rPr>
          <w:rFonts w:ascii="Times New Roman" w:hAnsi="Times New Roman" w:cs="Times New Roman"/>
          <w:bCs/>
        </w:rPr>
        <w:t>(ID = rep(1:nTotal),</w:t>
      </w:r>
    </w:p>
    <w:p w14:paraId="05793AA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dose</w:t>
      </w:r>
      <w:proofErr w:type="gramEnd"/>
      <w:r w:rsidRPr="007344DD">
        <w:rPr>
          <w:rFonts w:ascii="Times New Roman" w:hAnsi="Times New Roman" w:cs="Times New Roman"/>
          <w:bCs/>
        </w:rPr>
        <w:t xml:space="preserve"> = rep(doses, each=</w:t>
      </w:r>
      <w:proofErr w:type="spellStart"/>
      <w:r w:rsidRPr="007344DD">
        <w:rPr>
          <w:rFonts w:ascii="Times New Roman" w:hAnsi="Times New Roman" w:cs="Times New Roman"/>
          <w:bCs/>
        </w:rPr>
        <w:t>nPerGroup</w:t>
      </w:r>
      <w:proofErr w:type="spellEnd"/>
      <w:r w:rsidRPr="007344DD">
        <w:rPr>
          <w:rFonts w:ascii="Times New Roman" w:hAnsi="Times New Roman" w:cs="Times New Roman"/>
          <w:bCs/>
        </w:rPr>
        <w:t>),</w:t>
      </w:r>
    </w:p>
    <w:p w14:paraId="16CC447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CL = TVCL * </w:t>
      </w:r>
      <w:proofErr w:type="spellStart"/>
      <w:proofErr w:type="gramStart"/>
      <w:r w:rsidRPr="007344DD">
        <w:rPr>
          <w:rFonts w:ascii="Times New Roman" w:hAnsi="Times New Roman" w:cs="Times New Roman"/>
          <w:bCs/>
        </w:rPr>
        <w:t>exp</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rnorm</w:t>
      </w:r>
      <w:proofErr w:type="spellEnd"/>
      <w:r w:rsidRPr="007344DD">
        <w:rPr>
          <w:rFonts w:ascii="Times New Roman" w:hAnsi="Times New Roman" w:cs="Times New Roman"/>
          <w:bCs/>
        </w:rPr>
        <w:t>(nTotal,0,CVCL)),</w:t>
      </w:r>
    </w:p>
    <w:p w14:paraId="356BE96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x</w:t>
      </w:r>
      <w:proofErr w:type="gramEnd"/>
      <w:r w:rsidRPr="007344DD">
        <w:rPr>
          <w:rFonts w:ascii="Times New Roman" w:hAnsi="Times New Roman" w:cs="Times New Roman"/>
          <w:bCs/>
        </w:rPr>
        <w:t xml:space="preserve"> = </w:t>
      </w:r>
      <w:proofErr w:type="spellStart"/>
      <w:r w:rsidRPr="007344DD">
        <w:rPr>
          <w:rFonts w:ascii="Times New Roman" w:hAnsi="Times New Roman" w:cs="Times New Roman"/>
          <w:bCs/>
        </w:rPr>
        <w:t>rbinom</w:t>
      </w:r>
      <w:proofErr w:type="spellEnd"/>
      <w:r w:rsidRPr="007344DD">
        <w:rPr>
          <w:rFonts w:ascii="Times New Roman" w:hAnsi="Times New Roman" w:cs="Times New Roman"/>
          <w:bCs/>
        </w:rPr>
        <w:t>(</w:t>
      </w:r>
      <w:proofErr w:type="spellStart"/>
      <w:r w:rsidRPr="007344DD">
        <w:rPr>
          <w:rFonts w:ascii="Times New Roman" w:hAnsi="Times New Roman" w:cs="Times New Roman"/>
          <w:bCs/>
        </w:rPr>
        <w:t>nTotal,size</w:t>
      </w:r>
      <w:proofErr w:type="spellEnd"/>
      <w:r w:rsidRPr="007344DD">
        <w:rPr>
          <w:rFonts w:ascii="Times New Roman" w:hAnsi="Times New Roman" w:cs="Times New Roman"/>
          <w:bCs/>
        </w:rPr>
        <w:t>=1,prob=</w:t>
      </w:r>
      <w:proofErr w:type="spellStart"/>
      <w:r w:rsidRPr="007344DD">
        <w:rPr>
          <w:rFonts w:ascii="Times New Roman" w:hAnsi="Times New Roman" w:cs="Times New Roman"/>
          <w:bCs/>
        </w:rPr>
        <w:t>probX</w:t>
      </w:r>
      <w:proofErr w:type="spellEnd"/>
      <w:r w:rsidRPr="007344DD">
        <w:rPr>
          <w:rFonts w:ascii="Times New Roman" w:hAnsi="Times New Roman" w:cs="Times New Roman"/>
          <w:bCs/>
        </w:rPr>
        <w:t>),</w:t>
      </w:r>
    </w:p>
    <w:p w14:paraId="07E6735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r w:rsidRPr="007344DD">
        <w:rPr>
          <w:rFonts w:ascii="Times New Roman" w:hAnsi="Times New Roman" w:cs="Times New Roman"/>
          <w:bCs/>
        </w:rPr>
        <w:t>Utte</w:t>
      </w:r>
      <w:proofErr w:type="spellEnd"/>
      <w:r w:rsidRPr="007344DD">
        <w:rPr>
          <w:rFonts w:ascii="Times New Roman" w:hAnsi="Times New Roman" w:cs="Times New Roman"/>
          <w:bCs/>
        </w:rPr>
        <w:t xml:space="preserve"> = </w:t>
      </w:r>
      <w:proofErr w:type="spellStart"/>
      <w:proofErr w:type="gramStart"/>
      <w:r w:rsidRPr="007344DD">
        <w:rPr>
          <w:rFonts w:ascii="Times New Roman" w:hAnsi="Times New Roman" w:cs="Times New Roman"/>
          <w:bCs/>
        </w:rPr>
        <w:t>runif</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nTotal</w:t>
      </w:r>
      <w:proofErr w:type="spellEnd"/>
      <w:r w:rsidRPr="007344DD">
        <w:rPr>
          <w:rFonts w:ascii="Times New Roman" w:hAnsi="Times New Roman" w:cs="Times New Roman"/>
          <w:bCs/>
        </w:rPr>
        <w:t>),</w:t>
      </w:r>
    </w:p>
    <w:p w14:paraId="2EE345F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r w:rsidRPr="007344DD">
        <w:rPr>
          <w:rFonts w:ascii="Times New Roman" w:hAnsi="Times New Roman" w:cs="Times New Roman"/>
          <w:bCs/>
        </w:rPr>
        <w:t>Tcensor</w:t>
      </w:r>
      <w:proofErr w:type="spellEnd"/>
      <w:r w:rsidRPr="007344DD">
        <w:rPr>
          <w:rFonts w:ascii="Times New Roman" w:hAnsi="Times New Roman" w:cs="Times New Roman"/>
          <w:bCs/>
        </w:rPr>
        <w:t xml:space="preserve"> = 24 * </w:t>
      </w:r>
      <w:proofErr w:type="spellStart"/>
      <w:proofErr w:type="gramStart"/>
      <w:r w:rsidRPr="007344DD">
        <w:rPr>
          <w:rFonts w:ascii="Times New Roman" w:hAnsi="Times New Roman" w:cs="Times New Roman"/>
          <w:bCs/>
        </w:rPr>
        <w:t>rbeta</w:t>
      </w:r>
      <w:proofErr w:type="spellEnd"/>
      <w:r w:rsidRPr="007344DD">
        <w:rPr>
          <w:rFonts w:ascii="Times New Roman" w:hAnsi="Times New Roman" w:cs="Times New Roman"/>
          <w:bCs/>
        </w:rPr>
        <w:t>(</w:t>
      </w:r>
      <w:proofErr w:type="gramEnd"/>
      <w:r w:rsidRPr="007344DD">
        <w:rPr>
          <w:rFonts w:ascii="Times New Roman" w:hAnsi="Times New Roman" w:cs="Times New Roman"/>
          <w:bCs/>
        </w:rPr>
        <w:t>nTotal,shape1 = 4, shape2 = 2))</w:t>
      </w:r>
    </w:p>
    <w:p w14:paraId="5FFFF683" w14:textId="77777777" w:rsidR="007344DD" w:rsidRPr="007344DD" w:rsidRDefault="007344DD" w:rsidP="007344DD">
      <w:pPr>
        <w:rPr>
          <w:rFonts w:ascii="Times New Roman" w:hAnsi="Times New Roman" w:cs="Times New Roman"/>
          <w:bCs/>
        </w:rPr>
      </w:pPr>
    </w:p>
    <w:p w14:paraId="79A0DB00"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data = mutate(data, </w:t>
      </w:r>
    </w:p>
    <w:p w14:paraId="2AFE7FEB"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              AUCss = dose/CL,</w:t>
      </w:r>
    </w:p>
    <w:p w14:paraId="007E2A0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lang w:val="it-IT"/>
        </w:rPr>
        <w:t xml:space="preserve">              </w:t>
      </w:r>
      <w:proofErr w:type="gramStart"/>
      <w:r w:rsidRPr="007344DD">
        <w:rPr>
          <w:rFonts w:ascii="Times New Roman" w:hAnsi="Times New Roman" w:cs="Times New Roman"/>
          <w:bCs/>
        </w:rPr>
        <w:t>group</w:t>
      </w:r>
      <w:proofErr w:type="gramEnd"/>
      <w:r w:rsidRPr="007344DD">
        <w:rPr>
          <w:rFonts w:ascii="Times New Roman" w:hAnsi="Times New Roman" w:cs="Times New Roman"/>
          <w:bCs/>
        </w:rPr>
        <w:t xml:space="preserve"> = factor(dose, levels=doses,</w:t>
      </w:r>
    </w:p>
    <w:p w14:paraId="031EDEE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w:t>
      </w:r>
      <w:proofErr w:type="gramStart"/>
      <w:r w:rsidRPr="007344DD">
        <w:rPr>
          <w:rFonts w:ascii="Times New Roman" w:hAnsi="Times New Roman" w:cs="Times New Roman"/>
          <w:bCs/>
        </w:rPr>
        <w:t>labels</w:t>
      </w:r>
      <w:proofErr w:type="gramEnd"/>
      <w:r w:rsidRPr="007344DD">
        <w:rPr>
          <w:rFonts w:ascii="Times New Roman" w:hAnsi="Times New Roman" w:cs="Times New Roman"/>
          <w:bCs/>
        </w:rPr>
        <w:t>=c('Placebo', paste(doses[-1],'mg')))</w:t>
      </w:r>
    </w:p>
    <w:p w14:paraId="5259282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
    <w:p w14:paraId="4165E094" w14:textId="77777777" w:rsidR="007344DD" w:rsidRPr="007344DD" w:rsidRDefault="007344DD" w:rsidP="007344DD">
      <w:pPr>
        <w:rPr>
          <w:rFonts w:ascii="Times New Roman" w:hAnsi="Times New Roman" w:cs="Times New Roman"/>
          <w:bCs/>
        </w:rPr>
      </w:pPr>
    </w:p>
    <w:p w14:paraId="7C6563C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Weibull-like hazard function</w:t>
      </w:r>
    </w:p>
    <w:p w14:paraId="58B1DD93"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hazWeib</w:t>
      </w:r>
      <w:proofErr w:type="spellEnd"/>
      <w:proofErr w:type="gramEnd"/>
      <w:r w:rsidRPr="007344DD">
        <w:rPr>
          <w:rFonts w:ascii="Times New Roman" w:hAnsi="Times New Roman" w:cs="Times New Roman"/>
          <w:bCs/>
        </w:rPr>
        <w:t xml:space="preserve"> = function(</w:t>
      </w:r>
      <w:proofErr w:type="spellStart"/>
      <w:r w:rsidRPr="007344DD">
        <w:rPr>
          <w:rFonts w:ascii="Times New Roman" w:hAnsi="Times New Roman" w:cs="Times New Roman"/>
          <w:bCs/>
        </w:rPr>
        <w:t>t,AUC,x,params</w:t>
      </w:r>
      <w:proofErr w:type="spellEnd"/>
      <w:r w:rsidRPr="007344DD">
        <w:rPr>
          <w:rFonts w:ascii="Times New Roman" w:hAnsi="Times New Roman" w:cs="Times New Roman"/>
          <w:bCs/>
        </w:rPr>
        <w:t>) {</w:t>
      </w:r>
    </w:p>
    <w:p w14:paraId="3A8E3C3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h0</w:t>
      </w:r>
      <w:proofErr w:type="gramEnd"/>
      <w:r w:rsidRPr="007344DD">
        <w:rPr>
          <w:rFonts w:ascii="Times New Roman" w:hAnsi="Times New Roman" w:cs="Times New Roman"/>
          <w:bCs/>
        </w:rPr>
        <w:t xml:space="preserve"> = with(</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xml:space="preserve">, alpha * </w:t>
      </w:r>
      <w:proofErr w:type="spellStart"/>
      <w:r w:rsidRPr="007344DD">
        <w:rPr>
          <w:rFonts w:ascii="Times New Roman" w:hAnsi="Times New Roman" w:cs="Times New Roman"/>
          <w:bCs/>
        </w:rPr>
        <w:t>lambda^alpha</w:t>
      </w:r>
      <w:proofErr w:type="spellEnd"/>
      <w:r w:rsidRPr="007344DD">
        <w:rPr>
          <w:rFonts w:ascii="Times New Roman" w:hAnsi="Times New Roman" w:cs="Times New Roman"/>
          <w:bCs/>
        </w:rPr>
        <w:t xml:space="preserve"> * t^(alpha-1))</w:t>
      </w:r>
    </w:p>
    <w:p w14:paraId="7DA93F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h</w:t>
      </w:r>
      <w:proofErr w:type="gramEnd"/>
      <w:r w:rsidRPr="007344DD">
        <w:rPr>
          <w:rFonts w:ascii="Times New Roman" w:hAnsi="Times New Roman" w:cs="Times New Roman"/>
          <w:bCs/>
        </w:rPr>
        <w:t xml:space="preserve"> = with(</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xml:space="preserve">, h0 * </w:t>
      </w:r>
      <w:proofErr w:type="spellStart"/>
      <w:r w:rsidRPr="007344DD">
        <w:rPr>
          <w:rFonts w:ascii="Times New Roman" w:hAnsi="Times New Roman" w:cs="Times New Roman"/>
          <w:bCs/>
        </w:rPr>
        <w:t>exp</w:t>
      </w:r>
      <w:proofErr w:type="spellEnd"/>
      <w:r w:rsidRPr="007344DD">
        <w:rPr>
          <w:rFonts w:ascii="Times New Roman" w:hAnsi="Times New Roman" w:cs="Times New Roman"/>
          <w:bCs/>
        </w:rPr>
        <w:t>((theta[1]*AUC/(</w:t>
      </w:r>
      <w:proofErr w:type="spellStart"/>
      <w:r w:rsidRPr="007344DD">
        <w:rPr>
          <w:rFonts w:ascii="Times New Roman" w:hAnsi="Times New Roman" w:cs="Times New Roman"/>
          <w:bCs/>
        </w:rPr>
        <w:t>gamma+AUC</w:t>
      </w:r>
      <w:proofErr w:type="spellEnd"/>
      <w:r w:rsidRPr="007344DD">
        <w:rPr>
          <w:rFonts w:ascii="Times New Roman" w:hAnsi="Times New Roman" w:cs="Times New Roman"/>
          <w:bCs/>
        </w:rPr>
        <w:t xml:space="preserve">)) + theta[2]*x))  </w:t>
      </w:r>
    </w:p>
    <w:p w14:paraId="60E8C35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return</w:t>
      </w:r>
      <w:proofErr w:type="gramEnd"/>
      <w:r w:rsidRPr="007344DD">
        <w:rPr>
          <w:rFonts w:ascii="Times New Roman" w:hAnsi="Times New Roman" w:cs="Times New Roman"/>
          <w:bCs/>
        </w:rPr>
        <w:t>(h)</w:t>
      </w:r>
    </w:p>
    <w:p w14:paraId="5C99AF8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0EF085BF" w14:textId="77777777" w:rsidR="007344DD" w:rsidRPr="007344DD" w:rsidRDefault="007344DD" w:rsidP="007344DD">
      <w:pPr>
        <w:rPr>
          <w:rFonts w:ascii="Times New Roman" w:hAnsi="Times New Roman" w:cs="Times New Roman"/>
          <w:bCs/>
        </w:rPr>
      </w:pPr>
    </w:p>
    <w:p w14:paraId="3C47BBD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function for simulating time-to-event data based on inverting</w:t>
      </w:r>
    </w:p>
    <w:p w14:paraId="26FDFD9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the</w:t>
      </w:r>
      <w:proofErr w:type="gramEnd"/>
      <w:r w:rsidRPr="007344DD">
        <w:rPr>
          <w:rFonts w:ascii="Times New Roman" w:hAnsi="Times New Roman" w:cs="Times New Roman"/>
          <w:bCs/>
        </w:rPr>
        <w:t xml:space="preserve"> survival curve</w:t>
      </w:r>
    </w:p>
    <w:p w14:paraId="78F5BB67"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simFun</w:t>
      </w:r>
      <w:proofErr w:type="spellEnd"/>
      <w:proofErr w:type="gramEnd"/>
      <w:r w:rsidRPr="007344DD">
        <w:rPr>
          <w:rFonts w:ascii="Times New Roman" w:hAnsi="Times New Roman" w:cs="Times New Roman"/>
          <w:bCs/>
        </w:rPr>
        <w:t xml:space="preserve"> = function(t, </w:t>
      </w:r>
      <w:proofErr w:type="spellStart"/>
      <w:r w:rsidRPr="007344DD">
        <w:rPr>
          <w:rFonts w:ascii="Times New Roman" w:hAnsi="Times New Roman" w:cs="Times New Roman"/>
          <w:bCs/>
        </w:rPr>
        <w:t>AUC,x,U,params</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 {</w:t>
      </w:r>
    </w:p>
    <w:p w14:paraId="062357C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cumHaz</w:t>
      </w:r>
      <w:proofErr w:type="spellEnd"/>
      <w:proofErr w:type="gramEnd"/>
      <w:r w:rsidRPr="007344DD">
        <w:rPr>
          <w:rFonts w:ascii="Times New Roman" w:hAnsi="Times New Roman" w:cs="Times New Roman"/>
          <w:bCs/>
        </w:rPr>
        <w:t xml:space="preserve"> = integrate(</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 xml:space="preserve">, lower=0, upper=t, AUC=AUC, x=x, </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)$value</w:t>
      </w:r>
    </w:p>
    <w:p w14:paraId="14EC373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return</w:t>
      </w:r>
      <w:proofErr w:type="gramEnd"/>
      <w:r w:rsidRPr="007344DD">
        <w:rPr>
          <w:rFonts w:ascii="Times New Roman" w:hAnsi="Times New Roman" w:cs="Times New Roman"/>
          <w:bCs/>
        </w:rPr>
        <w:t>(</w:t>
      </w:r>
      <w:proofErr w:type="spellStart"/>
      <w:r w:rsidRPr="007344DD">
        <w:rPr>
          <w:rFonts w:ascii="Times New Roman" w:hAnsi="Times New Roman" w:cs="Times New Roman"/>
          <w:bCs/>
        </w:rPr>
        <w:t>cumHaz</w:t>
      </w:r>
      <w:proofErr w:type="spellEnd"/>
      <w:r w:rsidRPr="007344DD">
        <w:rPr>
          <w:rFonts w:ascii="Times New Roman" w:hAnsi="Times New Roman" w:cs="Times New Roman"/>
          <w:bCs/>
        </w:rPr>
        <w:t xml:space="preserve"> + log(U))</w:t>
      </w:r>
    </w:p>
    <w:p w14:paraId="450E96A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5BB6CA41" w14:textId="77777777" w:rsidR="007344DD" w:rsidRPr="007344DD" w:rsidRDefault="007344DD" w:rsidP="007344DD">
      <w:pPr>
        <w:rPr>
          <w:rFonts w:ascii="Times New Roman" w:hAnsi="Times New Roman" w:cs="Times New Roman"/>
          <w:bCs/>
        </w:rPr>
      </w:pPr>
    </w:p>
    <w:p w14:paraId="0E79F8E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Simulate true time-to-event data</w:t>
      </w:r>
    </w:p>
    <w:p w14:paraId="784F89B7"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data</w:t>
      </w:r>
      <w:proofErr w:type="gramEnd"/>
      <w:r w:rsidRPr="007344DD">
        <w:rPr>
          <w:rFonts w:ascii="Times New Roman" w:hAnsi="Times New Roman" w:cs="Times New Roman"/>
          <w:bCs/>
        </w:rPr>
        <w:t>$TTE</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sapply</w:t>
      </w:r>
      <w:proofErr w:type="spellEnd"/>
      <w:r w:rsidRPr="007344DD">
        <w:rPr>
          <w:rFonts w:ascii="Times New Roman" w:hAnsi="Times New Roman" w:cs="Times New Roman"/>
          <w:bCs/>
        </w:rPr>
        <w:t>(1:nTotal, function(</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w:t>
      </w:r>
    </w:p>
    <w:p w14:paraId="1E6327B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uniroot</w:t>
      </w:r>
      <w:proofErr w:type="spellEnd"/>
      <w:proofErr w:type="gramEnd"/>
      <w:r w:rsidRPr="007344DD">
        <w:rPr>
          <w:rFonts w:ascii="Times New Roman" w:hAnsi="Times New Roman" w:cs="Times New Roman"/>
          <w:bCs/>
        </w:rPr>
        <w:t>(</w:t>
      </w:r>
      <w:proofErr w:type="spellStart"/>
      <w:r w:rsidRPr="007344DD">
        <w:rPr>
          <w:rFonts w:ascii="Times New Roman" w:hAnsi="Times New Roman" w:cs="Times New Roman"/>
          <w:bCs/>
        </w:rPr>
        <w:t>simFun</w:t>
      </w:r>
      <w:proofErr w:type="spellEnd"/>
      <w:r w:rsidRPr="007344DD">
        <w:rPr>
          <w:rFonts w:ascii="Times New Roman" w:hAnsi="Times New Roman" w:cs="Times New Roman"/>
          <w:bCs/>
        </w:rPr>
        <w:t xml:space="preserve">, interval=c(0,100), </w:t>
      </w:r>
    </w:p>
    <w:p w14:paraId="5CF7899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AUC=</w:t>
      </w:r>
      <w:proofErr w:type="spellStart"/>
      <w:r w:rsidRPr="007344DD">
        <w:rPr>
          <w:rFonts w:ascii="Times New Roman" w:hAnsi="Times New Roman" w:cs="Times New Roman"/>
          <w:bCs/>
        </w:rPr>
        <w:t>data$AUCss</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x=</w:t>
      </w:r>
      <w:proofErr w:type="spellStart"/>
      <w:r w:rsidRPr="007344DD">
        <w:rPr>
          <w:rFonts w:ascii="Times New Roman" w:hAnsi="Times New Roman" w:cs="Times New Roman"/>
          <w:bCs/>
        </w:rPr>
        <w:t>data$x</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U=</w:t>
      </w:r>
      <w:proofErr w:type="spellStart"/>
      <w:r w:rsidRPr="007344DD">
        <w:rPr>
          <w:rFonts w:ascii="Times New Roman" w:hAnsi="Times New Roman" w:cs="Times New Roman"/>
          <w:bCs/>
        </w:rPr>
        <w:t>data$Utte</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w:t>
      </w:r>
    </w:p>
    <w:p w14:paraId="1F667E9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params</w:t>
      </w:r>
      <w:proofErr w:type="spellEnd"/>
      <w:proofErr w:type="gramEnd"/>
      <w:r w:rsidRPr="007344DD">
        <w:rPr>
          <w:rFonts w:ascii="Times New Roman" w:hAnsi="Times New Roman" w:cs="Times New Roman"/>
          <w:bCs/>
        </w:rPr>
        <w:t>=</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w:t>
      </w:r>
      <w:proofErr w:type="spellStart"/>
      <w:r w:rsidRPr="007344DD">
        <w:rPr>
          <w:rFonts w:ascii="Times New Roman" w:hAnsi="Times New Roman" w:cs="Times New Roman"/>
          <w:bCs/>
        </w:rPr>
        <w:t>hazWeib</w:t>
      </w:r>
      <w:proofErr w:type="spellEnd"/>
      <w:r w:rsidRPr="007344DD">
        <w:rPr>
          <w:rFonts w:ascii="Times New Roman" w:hAnsi="Times New Roman" w:cs="Times New Roman"/>
          <w:bCs/>
        </w:rPr>
        <w:t>)$root</w:t>
      </w:r>
    </w:p>
    <w:p w14:paraId="3A1214D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62B603E5" w14:textId="77777777" w:rsidR="007344DD" w:rsidRPr="007344DD" w:rsidRDefault="007344DD" w:rsidP="007344DD">
      <w:pPr>
        <w:rPr>
          <w:rFonts w:ascii="Times New Roman" w:hAnsi="Times New Roman" w:cs="Times New Roman"/>
          <w:bCs/>
        </w:rPr>
      </w:pPr>
    </w:p>
    <w:p w14:paraId="7BC0643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Generate censoring indicator and observed time-to-event variable</w:t>
      </w:r>
    </w:p>
    <w:p w14:paraId="1ED0C39C"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data$censored = data$TTE &gt; data$Tcensor</w:t>
      </w:r>
    </w:p>
    <w:p w14:paraId="49ECEB72"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data</w:t>
      </w:r>
      <w:proofErr w:type="gramEnd"/>
      <w:r w:rsidRPr="007344DD">
        <w:rPr>
          <w:rFonts w:ascii="Times New Roman" w:hAnsi="Times New Roman" w:cs="Times New Roman"/>
          <w:bCs/>
        </w:rPr>
        <w:t>$obsTTE</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ifelse</w:t>
      </w:r>
      <w:proofErr w:type="spellEnd"/>
      <w:r w:rsidRPr="007344DD">
        <w:rPr>
          <w:rFonts w:ascii="Times New Roman" w:hAnsi="Times New Roman" w:cs="Times New Roman"/>
          <w:bCs/>
        </w:rPr>
        <w:t>(</w:t>
      </w:r>
      <w:proofErr w:type="spellStart"/>
      <w:r w:rsidRPr="007344DD">
        <w:rPr>
          <w:rFonts w:ascii="Times New Roman" w:hAnsi="Times New Roman" w:cs="Times New Roman"/>
          <w:bCs/>
        </w:rPr>
        <w:t>data$censored</w:t>
      </w:r>
      <w:proofErr w:type="spellEnd"/>
      <w:r w:rsidRPr="007344DD">
        <w:rPr>
          <w:rFonts w:ascii="Times New Roman" w:hAnsi="Times New Roman" w:cs="Times New Roman"/>
          <w:bCs/>
        </w:rPr>
        <w:t xml:space="preserve">==TRUE, </w:t>
      </w:r>
      <w:proofErr w:type="spellStart"/>
      <w:r w:rsidRPr="007344DD">
        <w:rPr>
          <w:rFonts w:ascii="Times New Roman" w:hAnsi="Times New Roman" w:cs="Times New Roman"/>
          <w:bCs/>
        </w:rPr>
        <w:t>data$Tcensor</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data$TTE</w:t>
      </w:r>
      <w:proofErr w:type="spellEnd"/>
      <w:r w:rsidRPr="007344DD">
        <w:rPr>
          <w:rFonts w:ascii="Times New Roman" w:hAnsi="Times New Roman" w:cs="Times New Roman"/>
          <w:bCs/>
        </w:rPr>
        <w:t>)</w:t>
      </w:r>
    </w:p>
    <w:p w14:paraId="211161F6" w14:textId="77777777" w:rsidR="007344DD" w:rsidRPr="007344DD" w:rsidRDefault="007344DD" w:rsidP="007344DD">
      <w:pPr>
        <w:rPr>
          <w:rFonts w:ascii="Times New Roman" w:hAnsi="Times New Roman" w:cs="Times New Roman"/>
          <w:bCs/>
        </w:rPr>
      </w:pPr>
    </w:p>
    <w:tbl>
      <w:tblPr>
        <w:tblStyle w:val="TableGrid"/>
        <w:tblW w:w="9943" w:type="dxa"/>
        <w:tblLook w:val="04A0" w:firstRow="1" w:lastRow="0" w:firstColumn="1" w:lastColumn="0" w:noHBand="0" w:noVBand="1"/>
      </w:tblPr>
      <w:tblGrid>
        <w:gridCol w:w="838"/>
        <w:gridCol w:w="838"/>
        <w:gridCol w:w="1041"/>
        <w:gridCol w:w="838"/>
        <w:gridCol w:w="1041"/>
        <w:gridCol w:w="1041"/>
        <w:gridCol w:w="852"/>
        <w:gridCol w:w="913"/>
        <w:gridCol w:w="1041"/>
        <w:gridCol w:w="998"/>
        <w:gridCol w:w="1041"/>
      </w:tblGrid>
      <w:tr w:rsidR="007344DD" w:rsidRPr="007344DD" w14:paraId="0683380D"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32E7E3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ID</w:t>
            </w:r>
          </w:p>
        </w:tc>
        <w:tc>
          <w:tcPr>
            <w:tcW w:w="838" w:type="dxa"/>
            <w:tcBorders>
              <w:top w:val="single" w:sz="4" w:space="0" w:color="auto"/>
              <w:left w:val="single" w:sz="4" w:space="0" w:color="auto"/>
              <w:bottom w:val="single" w:sz="4" w:space="0" w:color="auto"/>
              <w:right w:val="single" w:sz="4" w:space="0" w:color="auto"/>
            </w:tcBorders>
            <w:noWrap/>
            <w:hideMark/>
          </w:tcPr>
          <w:p w14:paraId="0506C42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dose</w:t>
            </w:r>
          </w:p>
        </w:tc>
        <w:tc>
          <w:tcPr>
            <w:tcW w:w="964" w:type="dxa"/>
            <w:tcBorders>
              <w:top w:val="single" w:sz="4" w:space="0" w:color="auto"/>
              <w:left w:val="single" w:sz="4" w:space="0" w:color="auto"/>
              <w:bottom w:val="single" w:sz="4" w:space="0" w:color="auto"/>
              <w:right w:val="single" w:sz="4" w:space="0" w:color="auto"/>
            </w:tcBorders>
            <w:noWrap/>
            <w:hideMark/>
          </w:tcPr>
          <w:p w14:paraId="6F9FF03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CL</w:t>
            </w:r>
          </w:p>
        </w:tc>
        <w:tc>
          <w:tcPr>
            <w:tcW w:w="838" w:type="dxa"/>
            <w:tcBorders>
              <w:top w:val="single" w:sz="4" w:space="0" w:color="auto"/>
              <w:left w:val="single" w:sz="4" w:space="0" w:color="auto"/>
              <w:bottom w:val="single" w:sz="4" w:space="0" w:color="auto"/>
              <w:right w:val="single" w:sz="4" w:space="0" w:color="auto"/>
            </w:tcBorders>
            <w:noWrap/>
            <w:hideMark/>
          </w:tcPr>
          <w:p w14:paraId="65CE9AC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x</w:t>
            </w:r>
          </w:p>
        </w:tc>
        <w:tc>
          <w:tcPr>
            <w:tcW w:w="964" w:type="dxa"/>
            <w:tcBorders>
              <w:top w:val="single" w:sz="4" w:space="0" w:color="auto"/>
              <w:left w:val="single" w:sz="4" w:space="0" w:color="auto"/>
              <w:bottom w:val="single" w:sz="4" w:space="0" w:color="auto"/>
              <w:right w:val="single" w:sz="4" w:space="0" w:color="auto"/>
            </w:tcBorders>
            <w:noWrap/>
            <w:hideMark/>
          </w:tcPr>
          <w:p w14:paraId="4215DFB9"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Utte</w:t>
            </w:r>
            <w:proofErr w:type="spellEnd"/>
          </w:p>
        </w:tc>
        <w:tc>
          <w:tcPr>
            <w:tcW w:w="964" w:type="dxa"/>
            <w:tcBorders>
              <w:top w:val="single" w:sz="4" w:space="0" w:color="auto"/>
              <w:left w:val="single" w:sz="4" w:space="0" w:color="auto"/>
              <w:bottom w:val="single" w:sz="4" w:space="0" w:color="auto"/>
              <w:right w:val="single" w:sz="4" w:space="0" w:color="auto"/>
            </w:tcBorders>
            <w:noWrap/>
            <w:hideMark/>
          </w:tcPr>
          <w:p w14:paraId="5C34A4F5"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Tcensor</w:t>
            </w:r>
            <w:proofErr w:type="spellEnd"/>
          </w:p>
        </w:tc>
        <w:tc>
          <w:tcPr>
            <w:tcW w:w="838" w:type="dxa"/>
            <w:tcBorders>
              <w:top w:val="single" w:sz="4" w:space="0" w:color="auto"/>
              <w:left w:val="single" w:sz="4" w:space="0" w:color="auto"/>
              <w:bottom w:val="single" w:sz="4" w:space="0" w:color="auto"/>
              <w:right w:val="single" w:sz="4" w:space="0" w:color="auto"/>
            </w:tcBorders>
            <w:noWrap/>
            <w:hideMark/>
          </w:tcPr>
          <w:p w14:paraId="6AA9224B"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AUCss</w:t>
            </w:r>
            <w:proofErr w:type="spellEnd"/>
          </w:p>
        </w:tc>
        <w:tc>
          <w:tcPr>
            <w:tcW w:w="846" w:type="dxa"/>
            <w:tcBorders>
              <w:top w:val="single" w:sz="4" w:space="0" w:color="auto"/>
              <w:left w:val="single" w:sz="4" w:space="0" w:color="auto"/>
              <w:bottom w:val="single" w:sz="4" w:space="0" w:color="auto"/>
              <w:right w:val="single" w:sz="4" w:space="0" w:color="auto"/>
            </w:tcBorders>
            <w:noWrap/>
            <w:hideMark/>
          </w:tcPr>
          <w:p w14:paraId="7595888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group</w:t>
            </w:r>
          </w:p>
        </w:tc>
        <w:tc>
          <w:tcPr>
            <w:tcW w:w="964" w:type="dxa"/>
            <w:tcBorders>
              <w:top w:val="single" w:sz="4" w:space="0" w:color="auto"/>
              <w:left w:val="single" w:sz="4" w:space="0" w:color="auto"/>
              <w:bottom w:val="single" w:sz="4" w:space="0" w:color="auto"/>
              <w:right w:val="single" w:sz="4" w:space="0" w:color="auto"/>
            </w:tcBorders>
            <w:noWrap/>
            <w:hideMark/>
          </w:tcPr>
          <w:p w14:paraId="04A3E23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TTE</w:t>
            </w:r>
          </w:p>
        </w:tc>
        <w:tc>
          <w:tcPr>
            <w:tcW w:w="925" w:type="dxa"/>
            <w:tcBorders>
              <w:top w:val="single" w:sz="4" w:space="0" w:color="auto"/>
              <w:left w:val="single" w:sz="4" w:space="0" w:color="auto"/>
              <w:bottom w:val="single" w:sz="4" w:space="0" w:color="auto"/>
              <w:right w:val="single" w:sz="4" w:space="0" w:color="auto"/>
            </w:tcBorders>
            <w:noWrap/>
            <w:hideMark/>
          </w:tcPr>
          <w:p w14:paraId="1E290D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censored</w:t>
            </w:r>
          </w:p>
        </w:tc>
        <w:tc>
          <w:tcPr>
            <w:tcW w:w="964" w:type="dxa"/>
            <w:tcBorders>
              <w:top w:val="single" w:sz="4" w:space="0" w:color="auto"/>
              <w:left w:val="single" w:sz="4" w:space="0" w:color="auto"/>
              <w:bottom w:val="single" w:sz="4" w:space="0" w:color="auto"/>
              <w:right w:val="single" w:sz="4" w:space="0" w:color="auto"/>
            </w:tcBorders>
            <w:noWrap/>
            <w:hideMark/>
          </w:tcPr>
          <w:p w14:paraId="27E4905E"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obsTTE</w:t>
            </w:r>
            <w:proofErr w:type="spellEnd"/>
          </w:p>
        </w:tc>
      </w:tr>
      <w:tr w:rsidR="007344DD" w:rsidRPr="007344DD" w14:paraId="405E4B5F"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309EC4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838" w:type="dxa"/>
            <w:tcBorders>
              <w:top w:val="single" w:sz="4" w:space="0" w:color="auto"/>
              <w:left w:val="single" w:sz="4" w:space="0" w:color="auto"/>
              <w:bottom w:val="single" w:sz="4" w:space="0" w:color="auto"/>
              <w:right w:val="single" w:sz="4" w:space="0" w:color="auto"/>
            </w:tcBorders>
            <w:noWrap/>
            <w:hideMark/>
          </w:tcPr>
          <w:p w14:paraId="5EBABB1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CA8EE2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0.87269</w:t>
            </w:r>
          </w:p>
        </w:tc>
        <w:tc>
          <w:tcPr>
            <w:tcW w:w="838" w:type="dxa"/>
            <w:tcBorders>
              <w:top w:val="single" w:sz="4" w:space="0" w:color="auto"/>
              <w:left w:val="single" w:sz="4" w:space="0" w:color="auto"/>
              <w:bottom w:val="single" w:sz="4" w:space="0" w:color="auto"/>
              <w:right w:val="single" w:sz="4" w:space="0" w:color="auto"/>
            </w:tcBorders>
            <w:noWrap/>
            <w:hideMark/>
          </w:tcPr>
          <w:p w14:paraId="37C40A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76C0B4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0.999953</w:t>
            </w:r>
          </w:p>
        </w:tc>
        <w:tc>
          <w:tcPr>
            <w:tcW w:w="964" w:type="dxa"/>
            <w:tcBorders>
              <w:top w:val="single" w:sz="4" w:space="0" w:color="auto"/>
              <w:left w:val="single" w:sz="4" w:space="0" w:color="auto"/>
              <w:bottom w:val="single" w:sz="4" w:space="0" w:color="auto"/>
              <w:right w:val="single" w:sz="4" w:space="0" w:color="auto"/>
            </w:tcBorders>
            <w:noWrap/>
            <w:hideMark/>
          </w:tcPr>
          <w:p w14:paraId="59C797C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21.81751</w:t>
            </w:r>
          </w:p>
        </w:tc>
        <w:tc>
          <w:tcPr>
            <w:tcW w:w="838" w:type="dxa"/>
            <w:tcBorders>
              <w:top w:val="single" w:sz="4" w:space="0" w:color="auto"/>
              <w:left w:val="single" w:sz="4" w:space="0" w:color="auto"/>
              <w:bottom w:val="single" w:sz="4" w:space="0" w:color="auto"/>
              <w:right w:val="single" w:sz="4" w:space="0" w:color="auto"/>
            </w:tcBorders>
            <w:noWrap/>
            <w:hideMark/>
          </w:tcPr>
          <w:p w14:paraId="5916BDA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587796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7EE3E0F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c>
          <w:tcPr>
            <w:tcW w:w="925" w:type="dxa"/>
            <w:tcBorders>
              <w:top w:val="single" w:sz="4" w:space="0" w:color="auto"/>
              <w:left w:val="single" w:sz="4" w:space="0" w:color="auto"/>
              <w:bottom w:val="single" w:sz="4" w:space="0" w:color="auto"/>
              <w:right w:val="single" w:sz="4" w:space="0" w:color="auto"/>
            </w:tcBorders>
            <w:noWrap/>
            <w:hideMark/>
          </w:tcPr>
          <w:p w14:paraId="073A82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6ABBC41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r>
      <w:tr w:rsidR="007344DD" w:rsidRPr="007344DD" w14:paraId="1DE0E19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C7E4B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838" w:type="dxa"/>
            <w:tcBorders>
              <w:top w:val="single" w:sz="4" w:space="0" w:color="auto"/>
              <w:left w:val="single" w:sz="4" w:space="0" w:color="auto"/>
              <w:bottom w:val="single" w:sz="4" w:space="0" w:color="auto"/>
              <w:right w:val="single" w:sz="4" w:space="0" w:color="auto"/>
            </w:tcBorders>
            <w:noWrap/>
            <w:hideMark/>
          </w:tcPr>
          <w:p w14:paraId="1410813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5839EDA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0.91376</w:t>
            </w:r>
          </w:p>
        </w:tc>
        <w:tc>
          <w:tcPr>
            <w:tcW w:w="838" w:type="dxa"/>
            <w:tcBorders>
              <w:top w:val="single" w:sz="4" w:space="0" w:color="auto"/>
              <w:left w:val="single" w:sz="4" w:space="0" w:color="auto"/>
              <w:bottom w:val="single" w:sz="4" w:space="0" w:color="auto"/>
              <w:right w:val="single" w:sz="4" w:space="0" w:color="auto"/>
            </w:tcBorders>
            <w:noWrap/>
            <w:hideMark/>
          </w:tcPr>
          <w:p w14:paraId="415DFA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4D5B1A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0.477246</w:t>
            </w:r>
          </w:p>
        </w:tc>
        <w:tc>
          <w:tcPr>
            <w:tcW w:w="964" w:type="dxa"/>
            <w:tcBorders>
              <w:top w:val="single" w:sz="4" w:space="0" w:color="auto"/>
              <w:left w:val="single" w:sz="4" w:space="0" w:color="auto"/>
              <w:bottom w:val="single" w:sz="4" w:space="0" w:color="auto"/>
              <w:right w:val="single" w:sz="4" w:space="0" w:color="auto"/>
            </w:tcBorders>
            <w:noWrap/>
            <w:hideMark/>
          </w:tcPr>
          <w:p w14:paraId="3B0B003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10.55336</w:t>
            </w:r>
          </w:p>
        </w:tc>
        <w:tc>
          <w:tcPr>
            <w:tcW w:w="838" w:type="dxa"/>
            <w:tcBorders>
              <w:top w:val="single" w:sz="4" w:space="0" w:color="auto"/>
              <w:left w:val="single" w:sz="4" w:space="0" w:color="auto"/>
              <w:bottom w:val="single" w:sz="4" w:space="0" w:color="auto"/>
              <w:right w:val="single" w:sz="4" w:space="0" w:color="auto"/>
            </w:tcBorders>
            <w:noWrap/>
            <w:hideMark/>
          </w:tcPr>
          <w:p w14:paraId="3014E8B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2D30BC6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41B881E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c>
          <w:tcPr>
            <w:tcW w:w="925" w:type="dxa"/>
            <w:tcBorders>
              <w:top w:val="single" w:sz="4" w:space="0" w:color="auto"/>
              <w:left w:val="single" w:sz="4" w:space="0" w:color="auto"/>
              <w:bottom w:val="single" w:sz="4" w:space="0" w:color="auto"/>
              <w:right w:val="single" w:sz="4" w:space="0" w:color="auto"/>
            </w:tcBorders>
            <w:noWrap/>
            <w:hideMark/>
          </w:tcPr>
          <w:p w14:paraId="5E5D380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393ABFE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r>
      <w:tr w:rsidR="007344DD" w:rsidRPr="007344DD" w14:paraId="502F51B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573AAA6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838" w:type="dxa"/>
            <w:tcBorders>
              <w:top w:val="single" w:sz="4" w:space="0" w:color="auto"/>
              <w:left w:val="single" w:sz="4" w:space="0" w:color="auto"/>
              <w:bottom w:val="single" w:sz="4" w:space="0" w:color="auto"/>
              <w:right w:val="single" w:sz="4" w:space="0" w:color="auto"/>
            </w:tcBorders>
            <w:noWrap/>
            <w:hideMark/>
          </w:tcPr>
          <w:p w14:paraId="00A72D4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287F93D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0.935994</w:t>
            </w:r>
          </w:p>
        </w:tc>
        <w:tc>
          <w:tcPr>
            <w:tcW w:w="838" w:type="dxa"/>
            <w:tcBorders>
              <w:top w:val="single" w:sz="4" w:space="0" w:color="auto"/>
              <w:left w:val="single" w:sz="4" w:space="0" w:color="auto"/>
              <w:bottom w:val="single" w:sz="4" w:space="0" w:color="auto"/>
              <w:right w:val="single" w:sz="4" w:space="0" w:color="auto"/>
            </w:tcBorders>
            <w:noWrap/>
            <w:hideMark/>
          </w:tcPr>
          <w:p w14:paraId="415783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5562C69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0.838839</w:t>
            </w:r>
          </w:p>
        </w:tc>
        <w:tc>
          <w:tcPr>
            <w:tcW w:w="964" w:type="dxa"/>
            <w:tcBorders>
              <w:top w:val="single" w:sz="4" w:space="0" w:color="auto"/>
              <w:left w:val="single" w:sz="4" w:space="0" w:color="auto"/>
              <w:bottom w:val="single" w:sz="4" w:space="0" w:color="auto"/>
              <w:right w:val="single" w:sz="4" w:space="0" w:color="auto"/>
            </w:tcBorders>
            <w:noWrap/>
            <w:hideMark/>
          </w:tcPr>
          <w:p w14:paraId="49698F6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11.03604</w:t>
            </w:r>
          </w:p>
        </w:tc>
        <w:tc>
          <w:tcPr>
            <w:tcW w:w="838" w:type="dxa"/>
            <w:tcBorders>
              <w:top w:val="single" w:sz="4" w:space="0" w:color="auto"/>
              <w:left w:val="single" w:sz="4" w:space="0" w:color="auto"/>
              <w:bottom w:val="single" w:sz="4" w:space="0" w:color="auto"/>
              <w:right w:val="single" w:sz="4" w:space="0" w:color="auto"/>
            </w:tcBorders>
            <w:noWrap/>
            <w:hideMark/>
          </w:tcPr>
          <w:p w14:paraId="71B0637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16E5041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6ADB50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c>
          <w:tcPr>
            <w:tcW w:w="925" w:type="dxa"/>
            <w:tcBorders>
              <w:top w:val="single" w:sz="4" w:space="0" w:color="auto"/>
              <w:left w:val="single" w:sz="4" w:space="0" w:color="auto"/>
              <w:bottom w:val="single" w:sz="4" w:space="0" w:color="auto"/>
              <w:right w:val="single" w:sz="4" w:space="0" w:color="auto"/>
            </w:tcBorders>
            <w:noWrap/>
            <w:hideMark/>
          </w:tcPr>
          <w:p w14:paraId="7A9B178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2AE28C5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r>
      <w:tr w:rsidR="007344DD" w:rsidRPr="007344DD" w14:paraId="285A3C7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425E4D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4</w:t>
            </w:r>
          </w:p>
        </w:tc>
        <w:tc>
          <w:tcPr>
            <w:tcW w:w="838" w:type="dxa"/>
            <w:tcBorders>
              <w:top w:val="single" w:sz="4" w:space="0" w:color="auto"/>
              <w:left w:val="single" w:sz="4" w:space="0" w:color="auto"/>
              <w:bottom w:val="single" w:sz="4" w:space="0" w:color="auto"/>
              <w:right w:val="single" w:sz="4" w:space="0" w:color="auto"/>
            </w:tcBorders>
            <w:noWrap/>
            <w:hideMark/>
          </w:tcPr>
          <w:p w14:paraId="36D571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58194A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0.859372</w:t>
            </w:r>
          </w:p>
        </w:tc>
        <w:tc>
          <w:tcPr>
            <w:tcW w:w="838" w:type="dxa"/>
            <w:tcBorders>
              <w:top w:val="single" w:sz="4" w:space="0" w:color="auto"/>
              <w:left w:val="single" w:sz="4" w:space="0" w:color="auto"/>
              <w:bottom w:val="single" w:sz="4" w:space="0" w:color="auto"/>
              <w:right w:val="single" w:sz="4" w:space="0" w:color="auto"/>
            </w:tcBorders>
            <w:noWrap/>
            <w:hideMark/>
          </w:tcPr>
          <w:p w14:paraId="472FA90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0A7512E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0.299589</w:t>
            </w:r>
          </w:p>
        </w:tc>
        <w:tc>
          <w:tcPr>
            <w:tcW w:w="964" w:type="dxa"/>
            <w:tcBorders>
              <w:top w:val="single" w:sz="4" w:space="0" w:color="auto"/>
              <w:left w:val="single" w:sz="4" w:space="0" w:color="auto"/>
              <w:bottom w:val="single" w:sz="4" w:space="0" w:color="auto"/>
              <w:right w:val="single" w:sz="4" w:space="0" w:color="auto"/>
            </w:tcBorders>
            <w:noWrap/>
            <w:hideMark/>
          </w:tcPr>
          <w:p w14:paraId="486387E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16.55062</w:t>
            </w:r>
          </w:p>
        </w:tc>
        <w:tc>
          <w:tcPr>
            <w:tcW w:w="838" w:type="dxa"/>
            <w:tcBorders>
              <w:top w:val="single" w:sz="4" w:space="0" w:color="auto"/>
              <w:left w:val="single" w:sz="4" w:space="0" w:color="auto"/>
              <w:bottom w:val="single" w:sz="4" w:space="0" w:color="auto"/>
              <w:right w:val="single" w:sz="4" w:space="0" w:color="auto"/>
            </w:tcBorders>
            <w:noWrap/>
            <w:hideMark/>
          </w:tcPr>
          <w:p w14:paraId="2D6099A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6DF3907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33FA9F5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c>
          <w:tcPr>
            <w:tcW w:w="925" w:type="dxa"/>
            <w:tcBorders>
              <w:top w:val="single" w:sz="4" w:space="0" w:color="auto"/>
              <w:left w:val="single" w:sz="4" w:space="0" w:color="auto"/>
              <w:bottom w:val="single" w:sz="4" w:space="0" w:color="auto"/>
              <w:right w:val="single" w:sz="4" w:space="0" w:color="auto"/>
            </w:tcBorders>
            <w:noWrap/>
            <w:hideMark/>
          </w:tcPr>
          <w:p w14:paraId="30BFB2B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45389FE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r>
      <w:tr w:rsidR="007344DD" w:rsidRPr="007344DD" w14:paraId="53E2FCB6"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28CDED1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838" w:type="dxa"/>
            <w:tcBorders>
              <w:top w:val="single" w:sz="4" w:space="0" w:color="auto"/>
              <w:left w:val="single" w:sz="4" w:space="0" w:color="auto"/>
              <w:bottom w:val="single" w:sz="4" w:space="0" w:color="auto"/>
              <w:right w:val="single" w:sz="4" w:space="0" w:color="auto"/>
            </w:tcBorders>
            <w:noWrap/>
            <w:hideMark/>
          </w:tcPr>
          <w:p w14:paraId="7F0D08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203A13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1.057393</w:t>
            </w:r>
          </w:p>
        </w:tc>
        <w:tc>
          <w:tcPr>
            <w:tcW w:w="838" w:type="dxa"/>
            <w:tcBorders>
              <w:top w:val="single" w:sz="4" w:space="0" w:color="auto"/>
              <w:left w:val="single" w:sz="4" w:space="0" w:color="auto"/>
              <w:bottom w:val="single" w:sz="4" w:space="0" w:color="auto"/>
              <w:right w:val="single" w:sz="4" w:space="0" w:color="auto"/>
            </w:tcBorders>
            <w:noWrap/>
            <w:hideMark/>
          </w:tcPr>
          <w:p w14:paraId="504C02D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0F1689E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0.321969</w:t>
            </w:r>
          </w:p>
        </w:tc>
        <w:tc>
          <w:tcPr>
            <w:tcW w:w="964" w:type="dxa"/>
            <w:tcBorders>
              <w:top w:val="single" w:sz="4" w:space="0" w:color="auto"/>
              <w:left w:val="single" w:sz="4" w:space="0" w:color="auto"/>
              <w:bottom w:val="single" w:sz="4" w:space="0" w:color="auto"/>
              <w:right w:val="single" w:sz="4" w:space="0" w:color="auto"/>
            </w:tcBorders>
            <w:noWrap/>
            <w:hideMark/>
          </w:tcPr>
          <w:p w14:paraId="6EB4ACB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c>
          <w:tcPr>
            <w:tcW w:w="838" w:type="dxa"/>
            <w:tcBorders>
              <w:top w:val="single" w:sz="4" w:space="0" w:color="auto"/>
              <w:left w:val="single" w:sz="4" w:space="0" w:color="auto"/>
              <w:bottom w:val="single" w:sz="4" w:space="0" w:color="auto"/>
              <w:right w:val="single" w:sz="4" w:space="0" w:color="auto"/>
            </w:tcBorders>
            <w:noWrap/>
            <w:hideMark/>
          </w:tcPr>
          <w:p w14:paraId="2453E8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4213795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0022D5A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11.78075</w:t>
            </w:r>
          </w:p>
        </w:tc>
        <w:tc>
          <w:tcPr>
            <w:tcW w:w="925" w:type="dxa"/>
            <w:tcBorders>
              <w:top w:val="single" w:sz="4" w:space="0" w:color="auto"/>
              <w:left w:val="single" w:sz="4" w:space="0" w:color="auto"/>
              <w:bottom w:val="single" w:sz="4" w:space="0" w:color="auto"/>
              <w:right w:val="single" w:sz="4" w:space="0" w:color="auto"/>
            </w:tcBorders>
            <w:noWrap/>
            <w:hideMark/>
          </w:tcPr>
          <w:p w14:paraId="536C03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71DD5A6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r>
      <w:tr w:rsidR="007344DD" w:rsidRPr="007344DD" w14:paraId="6265B792"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4605A8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w:t>
            </w:r>
          </w:p>
        </w:tc>
        <w:tc>
          <w:tcPr>
            <w:tcW w:w="838" w:type="dxa"/>
            <w:tcBorders>
              <w:top w:val="single" w:sz="4" w:space="0" w:color="auto"/>
              <w:left w:val="single" w:sz="4" w:space="0" w:color="auto"/>
              <w:bottom w:val="single" w:sz="4" w:space="0" w:color="auto"/>
              <w:right w:val="single" w:sz="4" w:space="0" w:color="auto"/>
            </w:tcBorders>
            <w:noWrap/>
            <w:hideMark/>
          </w:tcPr>
          <w:p w14:paraId="6218AD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67D396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1.039022</w:t>
            </w:r>
          </w:p>
        </w:tc>
        <w:tc>
          <w:tcPr>
            <w:tcW w:w="838" w:type="dxa"/>
            <w:tcBorders>
              <w:top w:val="single" w:sz="4" w:space="0" w:color="auto"/>
              <w:left w:val="single" w:sz="4" w:space="0" w:color="auto"/>
              <w:bottom w:val="single" w:sz="4" w:space="0" w:color="auto"/>
              <w:right w:val="single" w:sz="4" w:space="0" w:color="auto"/>
            </w:tcBorders>
            <w:noWrap/>
            <w:hideMark/>
          </w:tcPr>
          <w:p w14:paraId="3B40F5A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461CE3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0.28498</w:t>
            </w:r>
          </w:p>
        </w:tc>
        <w:tc>
          <w:tcPr>
            <w:tcW w:w="964" w:type="dxa"/>
            <w:tcBorders>
              <w:top w:val="single" w:sz="4" w:space="0" w:color="auto"/>
              <w:left w:val="single" w:sz="4" w:space="0" w:color="auto"/>
              <w:bottom w:val="single" w:sz="4" w:space="0" w:color="auto"/>
              <w:right w:val="single" w:sz="4" w:space="0" w:color="auto"/>
            </w:tcBorders>
            <w:noWrap/>
            <w:hideMark/>
          </w:tcPr>
          <w:p w14:paraId="5D3D874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18.88289</w:t>
            </w:r>
          </w:p>
        </w:tc>
        <w:tc>
          <w:tcPr>
            <w:tcW w:w="838" w:type="dxa"/>
            <w:tcBorders>
              <w:top w:val="single" w:sz="4" w:space="0" w:color="auto"/>
              <w:left w:val="single" w:sz="4" w:space="0" w:color="auto"/>
              <w:bottom w:val="single" w:sz="4" w:space="0" w:color="auto"/>
              <w:right w:val="single" w:sz="4" w:space="0" w:color="auto"/>
            </w:tcBorders>
            <w:noWrap/>
            <w:hideMark/>
          </w:tcPr>
          <w:p w14:paraId="1C7CDBC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7D07773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22748B3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c>
          <w:tcPr>
            <w:tcW w:w="925" w:type="dxa"/>
            <w:tcBorders>
              <w:top w:val="single" w:sz="4" w:space="0" w:color="auto"/>
              <w:left w:val="single" w:sz="4" w:space="0" w:color="auto"/>
              <w:bottom w:val="single" w:sz="4" w:space="0" w:color="auto"/>
              <w:right w:val="single" w:sz="4" w:space="0" w:color="auto"/>
            </w:tcBorders>
            <w:noWrap/>
            <w:hideMark/>
          </w:tcPr>
          <w:p w14:paraId="6C0D6C8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5A0A90E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r>
      <w:tr w:rsidR="007344DD" w:rsidRPr="007344DD" w14:paraId="51A770E0"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3404B1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w:t>
            </w:r>
          </w:p>
        </w:tc>
        <w:tc>
          <w:tcPr>
            <w:tcW w:w="838" w:type="dxa"/>
            <w:tcBorders>
              <w:top w:val="single" w:sz="4" w:space="0" w:color="auto"/>
              <w:left w:val="single" w:sz="4" w:space="0" w:color="auto"/>
              <w:bottom w:val="single" w:sz="4" w:space="0" w:color="auto"/>
              <w:right w:val="single" w:sz="4" w:space="0" w:color="auto"/>
            </w:tcBorders>
            <w:noWrap/>
            <w:hideMark/>
          </w:tcPr>
          <w:p w14:paraId="048D45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ABC06A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1.028737</w:t>
            </w:r>
          </w:p>
        </w:tc>
        <w:tc>
          <w:tcPr>
            <w:tcW w:w="838" w:type="dxa"/>
            <w:tcBorders>
              <w:top w:val="single" w:sz="4" w:space="0" w:color="auto"/>
              <w:left w:val="single" w:sz="4" w:space="0" w:color="auto"/>
              <w:bottom w:val="single" w:sz="4" w:space="0" w:color="auto"/>
              <w:right w:val="single" w:sz="4" w:space="0" w:color="auto"/>
            </w:tcBorders>
            <w:noWrap/>
            <w:hideMark/>
          </w:tcPr>
          <w:p w14:paraId="5A589A3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142251B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0.369168</w:t>
            </w:r>
          </w:p>
        </w:tc>
        <w:tc>
          <w:tcPr>
            <w:tcW w:w="964" w:type="dxa"/>
            <w:tcBorders>
              <w:top w:val="single" w:sz="4" w:space="0" w:color="auto"/>
              <w:left w:val="single" w:sz="4" w:space="0" w:color="auto"/>
              <w:bottom w:val="single" w:sz="4" w:space="0" w:color="auto"/>
              <w:right w:val="single" w:sz="4" w:space="0" w:color="auto"/>
            </w:tcBorders>
            <w:noWrap/>
            <w:hideMark/>
          </w:tcPr>
          <w:p w14:paraId="03A5590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20.02185</w:t>
            </w:r>
          </w:p>
        </w:tc>
        <w:tc>
          <w:tcPr>
            <w:tcW w:w="838" w:type="dxa"/>
            <w:tcBorders>
              <w:top w:val="single" w:sz="4" w:space="0" w:color="auto"/>
              <w:left w:val="single" w:sz="4" w:space="0" w:color="auto"/>
              <w:bottom w:val="single" w:sz="4" w:space="0" w:color="auto"/>
              <w:right w:val="single" w:sz="4" w:space="0" w:color="auto"/>
            </w:tcBorders>
            <w:noWrap/>
            <w:hideMark/>
          </w:tcPr>
          <w:p w14:paraId="79555E4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5B0F74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7AE247D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c>
          <w:tcPr>
            <w:tcW w:w="925" w:type="dxa"/>
            <w:tcBorders>
              <w:top w:val="single" w:sz="4" w:space="0" w:color="auto"/>
              <w:left w:val="single" w:sz="4" w:space="0" w:color="auto"/>
              <w:bottom w:val="single" w:sz="4" w:space="0" w:color="auto"/>
              <w:right w:val="single" w:sz="4" w:space="0" w:color="auto"/>
            </w:tcBorders>
            <w:noWrap/>
            <w:hideMark/>
          </w:tcPr>
          <w:p w14:paraId="55EBF3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57D641C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r>
      <w:tr w:rsidR="007344DD" w:rsidRPr="007344DD" w14:paraId="23D2D127"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1FA2109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w:t>
            </w:r>
          </w:p>
        </w:tc>
        <w:tc>
          <w:tcPr>
            <w:tcW w:w="838" w:type="dxa"/>
            <w:tcBorders>
              <w:top w:val="single" w:sz="4" w:space="0" w:color="auto"/>
              <w:left w:val="single" w:sz="4" w:space="0" w:color="auto"/>
              <w:bottom w:val="single" w:sz="4" w:space="0" w:color="auto"/>
              <w:right w:val="single" w:sz="4" w:space="0" w:color="auto"/>
            </w:tcBorders>
            <w:noWrap/>
            <w:hideMark/>
          </w:tcPr>
          <w:p w14:paraId="2762B10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02DC99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1.28899</w:t>
            </w:r>
          </w:p>
        </w:tc>
        <w:tc>
          <w:tcPr>
            <w:tcW w:w="838" w:type="dxa"/>
            <w:tcBorders>
              <w:top w:val="single" w:sz="4" w:space="0" w:color="auto"/>
              <w:left w:val="single" w:sz="4" w:space="0" w:color="auto"/>
              <w:bottom w:val="single" w:sz="4" w:space="0" w:color="auto"/>
              <w:right w:val="single" w:sz="4" w:space="0" w:color="auto"/>
            </w:tcBorders>
            <w:noWrap/>
            <w:hideMark/>
          </w:tcPr>
          <w:p w14:paraId="479B3E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29C831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0.179124</w:t>
            </w:r>
          </w:p>
        </w:tc>
        <w:tc>
          <w:tcPr>
            <w:tcW w:w="964" w:type="dxa"/>
            <w:tcBorders>
              <w:top w:val="single" w:sz="4" w:space="0" w:color="auto"/>
              <w:left w:val="single" w:sz="4" w:space="0" w:color="auto"/>
              <w:bottom w:val="single" w:sz="4" w:space="0" w:color="auto"/>
              <w:right w:val="single" w:sz="4" w:space="0" w:color="auto"/>
            </w:tcBorders>
            <w:noWrap/>
            <w:hideMark/>
          </w:tcPr>
          <w:p w14:paraId="00146E3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c>
          <w:tcPr>
            <w:tcW w:w="838" w:type="dxa"/>
            <w:tcBorders>
              <w:top w:val="single" w:sz="4" w:space="0" w:color="auto"/>
              <w:left w:val="single" w:sz="4" w:space="0" w:color="auto"/>
              <w:bottom w:val="single" w:sz="4" w:space="0" w:color="auto"/>
              <w:right w:val="single" w:sz="4" w:space="0" w:color="auto"/>
            </w:tcBorders>
            <w:noWrap/>
            <w:hideMark/>
          </w:tcPr>
          <w:p w14:paraId="2AD4CA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407076D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358BE0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10.74477</w:t>
            </w:r>
          </w:p>
        </w:tc>
        <w:tc>
          <w:tcPr>
            <w:tcW w:w="925" w:type="dxa"/>
            <w:tcBorders>
              <w:top w:val="single" w:sz="4" w:space="0" w:color="auto"/>
              <w:left w:val="single" w:sz="4" w:space="0" w:color="auto"/>
              <w:bottom w:val="single" w:sz="4" w:space="0" w:color="auto"/>
              <w:right w:val="single" w:sz="4" w:space="0" w:color="auto"/>
            </w:tcBorders>
            <w:noWrap/>
            <w:hideMark/>
          </w:tcPr>
          <w:p w14:paraId="522B03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5731929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r>
      <w:tr w:rsidR="007344DD" w:rsidRPr="007344DD" w14:paraId="6A711376"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69AE948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w:t>
            </w:r>
          </w:p>
        </w:tc>
        <w:tc>
          <w:tcPr>
            <w:tcW w:w="838" w:type="dxa"/>
            <w:tcBorders>
              <w:top w:val="single" w:sz="4" w:space="0" w:color="auto"/>
              <w:left w:val="single" w:sz="4" w:space="0" w:color="auto"/>
              <w:bottom w:val="single" w:sz="4" w:space="0" w:color="auto"/>
              <w:right w:val="single" w:sz="4" w:space="0" w:color="auto"/>
            </w:tcBorders>
            <w:noWrap/>
            <w:hideMark/>
          </w:tcPr>
          <w:p w14:paraId="6984738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94FF6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0.839258</w:t>
            </w:r>
          </w:p>
        </w:tc>
        <w:tc>
          <w:tcPr>
            <w:tcW w:w="838" w:type="dxa"/>
            <w:tcBorders>
              <w:top w:val="single" w:sz="4" w:space="0" w:color="auto"/>
              <w:left w:val="single" w:sz="4" w:space="0" w:color="auto"/>
              <w:bottom w:val="single" w:sz="4" w:space="0" w:color="auto"/>
              <w:right w:val="single" w:sz="4" w:space="0" w:color="auto"/>
            </w:tcBorders>
            <w:noWrap/>
            <w:hideMark/>
          </w:tcPr>
          <w:p w14:paraId="2BBA0A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B2825A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0.87933</w:t>
            </w:r>
          </w:p>
        </w:tc>
        <w:tc>
          <w:tcPr>
            <w:tcW w:w="964" w:type="dxa"/>
            <w:tcBorders>
              <w:top w:val="single" w:sz="4" w:space="0" w:color="auto"/>
              <w:left w:val="single" w:sz="4" w:space="0" w:color="auto"/>
              <w:bottom w:val="single" w:sz="4" w:space="0" w:color="auto"/>
              <w:right w:val="single" w:sz="4" w:space="0" w:color="auto"/>
            </w:tcBorders>
            <w:noWrap/>
            <w:hideMark/>
          </w:tcPr>
          <w:p w14:paraId="6E3A0AF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22.33247</w:t>
            </w:r>
          </w:p>
        </w:tc>
        <w:tc>
          <w:tcPr>
            <w:tcW w:w="838" w:type="dxa"/>
            <w:tcBorders>
              <w:top w:val="single" w:sz="4" w:space="0" w:color="auto"/>
              <w:left w:val="single" w:sz="4" w:space="0" w:color="auto"/>
              <w:bottom w:val="single" w:sz="4" w:space="0" w:color="auto"/>
              <w:right w:val="single" w:sz="4" w:space="0" w:color="auto"/>
            </w:tcBorders>
            <w:noWrap/>
            <w:hideMark/>
          </w:tcPr>
          <w:p w14:paraId="43C319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2EC2456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6DEDA8D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c>
          <w:tcPr>
            <w:tcW w:w="925" w:type="dxa"/>
            <w:tcBorders>
              <w:top w:val="single" w:sz="4" w:space="0" w:color="auto"/>
              <w:left w:val="single" w:sz="4" w:space="0" w:color="auto"/>
              <w:bottom w:val="single" w:sz="4" w:space="0" w:color="auto"/>
              <w:right w:val="single" w:sz="4" w:space="0" w:color="auto"/>
            </w:tcBorders>
            <w:noWrap/>
            <w:hideMark/>
          </w:tcPr>
          <w:p w14:paraId="5173BFF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60990C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r>
      <w:tr w:rsidR="007344DD" w:rsidRPr="007344DD" w14:paraId="434B593B"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0F04788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w:t>
            </w:r>
          </w:p>
        </w:tc>
        <w:tc>
          <w:tcPr>
            <w:tcW w:w="838" w:type="dxa"/>
            <w:tcBorders>
              <w:top w:val="single" w:sz="4" w:space="0" w:color="auto"/>
              <w:left w:val="single" w:sz="4" w:space="0" w:color="auto"/>
              <w:bottom w:val="single" w:sz="4" w:space="0" w:color="auto"/>
              <w:right w:val="single" w:sz="4" w:space="0" w:color="auto"/>
            </w:tcBorders>
            <w:noWrap/>
            <w:hideMark/>
          </w:tcPr>
          <w:p w14:paraId="3991752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C48B21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0.986373</w:t>
            </w:r>
          </w:p>
        </w:tc>
        <w:tc>
          <w:tcPr>
            <w:tcW w:w="838" w:type="dxa"/>
            <w:tcBorders>
              <w:top w:val="single" w:sz="4" w:space="0" w:color="auto"/>
              <w:left w:val="single" w:sz="4" w:space="0" w:color="auto"/>
              <w:bottom w:val="single" w:sz="4" w:space="0" w:color="auto"/>
              <w:right w:val="single" w:sz="4" w:space="0" w:color="auto"/>
            </w:tcBorders>
            <w:noWrap/>
            <w:hideMark/>
          </w:tcPr>
          <w:p w14:paraId="2BE4CA1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03289A0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0.422987</w:t>
            </w:r>
          </w:p>
        </w:tc>
        <w:tc>
          <w:tcPr>
            <w:tcW w:w="964" w:type="dxa"/>
            <w:tcBorders>
              <w:top w:val="single" w:sz="4" w:space="0" w:color="auto"/>
              <w:left w:val="single" w:sz="4" w:space="0" w:color="auto"/>
              <w:bottom w:val="single" w:sz="4" w:space="0" w:color="auto"/>
              <w:right w:val="single" w:sz="4" w:space="0" w:color="auto"/>
            </w:tcBorders>
            <w:noWrap/>
            <w:hideMark/>
          </w:tcPr>
          <w:p w14:paraId="47A9228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c>
          <w:tcPr>
            <w:tcW w:w="838" w:type="dxa"/>
            <w:tcBorders>
              <w:top w:val="single" w:sz="4" w:space="0" w:color="auto"/>
              <w:left w:val="single" w:sz="4" w:space="0" w:color="auto"/>
              <w:bottom w:val="single" w:sz="4" w:space="0" w:color="auto"/>
              <w:right w:val="single" w:sz="4" w:space="0" w:color="auto"/>
            </w:tcBorders>
            <w:noWrap/>
            <w:hideMark/>
          </w:tcPr>
          <w:p w14:paraId="3E9E932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647FFE2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1D4721B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10.74717</w:t>
            </w:r>
          </w:p>
        </w:tc>
        <w:tc>
          <w:tcPr>
            <w:tcW w:w="925" w:type="dxa"/>
            <w:tcBorders>
              <w:top w:val="single" w:sz="4" w:space="0" w:color="auto"/>
              <w:left w:val="single" w:sz="4" w:space="0" w:color="auto"/>
              <w:bottom w:val="single" w:sz="4" w:space="0" w:color="auto"/>
              <w:right w:val="single" w:sz="4" w:space="0" w:color="auto"/>
            </w:tcBorders>
            <w:noWrap/>
            <w:hideMark/>
          </w:tcPr>
          <w:p w14:paraId="4CE4949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7825200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r>
    </w:tbl>
    <w:p w14:paraId="3CAB036D" w14:textId="77777777" w:rsidR="007344DD" w:rsidRPr="007344DD" w:rsidRDefault="007344DD" w:rsidP="007344DD">
      <w:pPr>
        <w:rPr>
          <w:rFonts w:ascii="Times New Roman" w:hAnsi="Times New Roman" w:cs="Times New Roman"/>
        </w:rPr>
      </w:pPr>
    </w:p>
    <w:p w14:paraId="07AF4205" w14:textId="77777777" w:rsidR="007344DD" w:rsidRPr="007344DD" w:rsidRDefault="007344DD" w:rsidP="00FF13EE">
      <w:pPr>
        <w:pStyle w:val="Heading3"/>
      </w:pPr>
      <w:r w:rsidRPr="007344DD">
        <w:t xml:space="preserve">A2. Example NM code for final model  </w:t>
      </w:r>
    </w:p>
    <w:p w14:paraId="69846FFD"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_start</w:t>
      </w:r>
      <w:proofErr w:type="spellEnd"/>
      <w:r w:rsidRPr="007344DD">
        <w:rPr>
          <w:rFonts w:ascii="Times New Roman" w:hAnsi="Times New Roman" w:cs="Times New Roman"/>
          <w:bCs/>
        </w:rPr>
        <w:t xml:space="preserve"> : add to simulation model   </w:t>
      </w:r>
    </w:p>
    <w:p w14:paraId="18C92344"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gramEnd"/>
      <w:r w:rsidRPr="007344DD">
        <w:rPr>
          <w:rFonts w:ascii="Times New Roman" w:hAnsi="Times New Roman" w:cs="Times New Roman"/>
          <w:bCs/>
        </w:rPr>
        <w:t>SIZES NO=500 LIM6=500</w:t>
      </w:r>
    </w:p>
    <w:p w14:paraId="775A9FD2"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_end</w:t>
      </w:r>
      <w:proofErr w:type="spellEnd"/>
    </w:p>
    <w:p w14:paraId="6AB23D5D" w14:textId="77777777" w:rsidR="007344DD" w:rsidRPr="007344DD" w:rsidRDefault="007344DD" w:rsidP="007344DD">
      <w:pPr>
        <w:rPr>
          <w:rFonts w:ascii="Times New Roman" w:hAnsi="Times New Roman" w:cs="Times New Roman"/>
          <w:bCs/>
        </w:rPr>
      </w:pPr>
    </w:p>
    <w:p w14:paraId="52E8FF3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$PROB 1 Weibull + Emax + with covariate</w:t>
      </w:r>
    </w:p>
    <w:p w14:paraId="4F93A01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$INPUT ID DOSE CLI X1 TIME DV MDV</w:t>
      </w:r>
    </w:p>
    <w:p w14:paraId="6D70AA2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 event = 1, DV censored = 0 </w:t>
      </w:r>
    </w:p>
    <w:p w14:paraId="163B9ACB" w14:textId="77777777" w:rsidR="007344DD" w:rsidRPr="007344DD" w:rsidRDefault="007344DD" w:rsidP="007344DD">
      <w:pPr>
        <w:rPr>
          <w:rFonts w:ascii="Times New Roman" w:hAnsi="Times New Roman" w:cs="Times New Roman"/>
          <w:bCs/>
        </w:rPr>
      </w:pPr>
    </w:p>
    <w:p w14:paraId="07AE195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roofErr w:type="gramStart"/>
      <w:r w:rsidRPr="007344DD">
        <w:rPr>
          <w:rFonts w:ascii="Times New Roman" w:hAnsi="Times New Roman" w:cs="Times New Roman"/>
          <w:bCs/>
        </w:rPr>
        <w:t>DATA ..</w:t>
      </w:r>
      <w:proofErr w:type="gramEnd"/>
      <w:r w:rsidRPr="007344DD">
        <w:rPr>
          <w:rFonts w:ascii="Times New Roman" w:hAnsi="Times New Roman" w:cs="Times New Roman"/>
          <w:bCs/>
        </w:rPr>
        <w:t>/</w:t>
      </w:r>
      <w:proofErr w:type="gramStart"/>
      <w:r w:rsidRPr="007344DD">
        <w:rPr>
          <w:rFonts w:ascii="Times New Roman" w:hAnsi="Times New Roman" w:cs="Times New Roman"/>
          <w:bCs/>
        </w:rPr>
        <w:t>..</w:t>
      </w:r>
      <w:proofErr w:type="gramEnd"/>
      <w:r w:rsidRPr="007344DD">
        <w:rPr>
          <w:rFonts w:ascii="Times New Roman" w:hAnsi="Times New Roman" w:cs="Times New Roman"/>
          <w:bCs/>
        </w:rPr>
        <w:t>/data/derived/SimulatedData_weibull_nm.csv IGNORE=@</w:t>
      </w:r>
    </w:p>
    <w:p w14:paraId="3D0DFB6A" w14:textId="77777777" w:rsidR="007344DD" w:rsidRPr="007344DD" w:rsidRDefault="007344DD" w:rsidP="007344DD">
      <w:pPr>
        <w:rPr>
          <w:rFonts w:ascii="Times New Roman" w:hAnsi="Times New Roman" w:cs="Times New Roman"/>
          <w:bCs/>
        </w:rPr>
      </w:pPr>
    </w:p>
    <w:p w14:paraId="5C72D3D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$SUBROUTINE ADVAN13 TOL=6</w:t>
      </w:r>
    </w:p>
    <w:p w14:paraId="3C34EF9D" w14:textId="77777777" w:rsidR="007344DD" w:rsidRPr="007344DD" w:rsidRDefault="007344DD" w:rsidP="007344DD">
      <w:pPr>
        <w:rPr>
          <w:rFonts w:ascii="Times New Roman" w:hAnsi="Times New Roman" w:cs="Times New Roman"/>
          <w:bCs/>
        </w:rPr>
      </w:pPr>
    </w:p>
    <w:p w14:paraId="55D9291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$MODEL</w:t>
      </w:r>
    </w:p>
    <w:p w14:paraId="0709FCA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COMP=(CHAZ)</w:t>
      </w:r>
    </w:p>
    <w:p w14:paraId="252F177F" w14:textId="77777777" w:rsidR="007344DD" w:rsidRPr="007344DD" w:rsidRDefault="007344DD" w:rsidP="007344DD">
      <w:pPr>
        <w:rPr>
          <w:rFonts w:ascii="Times New Roman" w:hAnsi="Times New Roman" w:cs="Times New Roman"/>
          <w:bCs/>
        </w:rPr>
      </w:pPr>
    </w:p>
    <w:p w14:paraId="1AA521C8" w14:textId="77777777" w:rsidR="007344DD" w:rsidRPr="002B1631" w:rsidRDefault="007344DD" w:rsidP="007344DD">
      <w:pPr>
        <w:rPr>
          <w:rFonts w:ascii="Times New Roman" w:hAnsi="Times New Roman" w:cs="Times New Roman"/>
          <w:bCs/>
        </w:rPr>
      </w:pPr>
      <w:r w:rsidRPr="002B1631">
        <w:rPr>
          <w:rFonts w:ascii="Times New Roman" w:hAnsi="Times New Roman" w:cs="Times New Roman"/>
          <w:bCs/>
        </w:rPr>
        <w:t>$PK</w:t>
      </w:r>
    </w:p>
    <w:p w14:paraId="4C0DA370"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w:t>
      </w:r>
      <w:proofErr w:type="spellStart"/>
      <w:proofErr w:type="gramStart"/>
      <w:r w:rsidRPr="007344DD">
        <w:rPr>
          <w:rFonts w:ascii="Times New Roman" w:hAnsi="Times New Roman" w:cs="Times New Roman"/>
          <w:bCs/>
          <w:lang w:val="fr-FR"/>
        </w:rPr>
        <w:t>exposure</w:t>
      </w:r>
      <w:proofErr w:type="spellEnd"/>
      <w:proofErr w:type="gramEnd"/>
    </w:p>
    <w:p w14:paraId="4243D8DA"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AUCSS = 0</w:t>
      </w:r>
    </w:p>
    <w:p w14:paraId="3FE302E1"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IF (DOSE.GT.0)  AUCSS = DOSE / CLI</w:t>
      </w:r>
    </w:p>
    <w:p w14:paraId="02F249DC" w14:textId="77777777" w:rsidR="007344DD" w:rsidRPr="007344DD" w:rsidRDefault="007344DD" w:rsidP="007344DD">
      <w:pPr>
        <w:rPr>
          <w:rFonts w:ascii="Times New Roman" w:hAnsi="Times New Roman" w:cs="Times New Roman"/>
          <w:bCs/>
          <w:lang w:val="fr-FR"/>
        </w:rPr>
      </w:pPr>
    </w:p>
    <w:p w14:paraId="2408216A"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w:t>
      </w:r>
      <w:proofErr w:type="spellStart"/>
      <w:proofErr w:type="gramStart"/>
      <w:r w:rsidRPr="007344DD">
        <w:rPr>
          <w:rFonts w:ascii="Times New Roman" w:hAnsi="Times New Roman" w:cs="Times New Roman"/>
          <w:bCs/>
          <w:lang w:val="fr-FR"/>
        </w:rPr>
        <w:t>parameters</w:t>
      </w:r>
      <w:proofErr w:type="spellEnd"/>
      <w:proofErr w:type="gramEnd"/>
    </w:p>
    <w:p w14:paraId="66F6A498"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DLTA = </w:t>
      </w:r>
      <w:proofErr w:type="gramStart"/>
      <w:r w:rsidRPr="007344DD">
        <w:rPr>
          <w:rFonts w:ascii="Times New Roman" w:hAnsi="Times New Roman" w:cs="Times New Roman"/>
          <w:bCs/>
          <w:lang w:val="fr-FR"/>
        </w:rPr>
        <w:t>EXP(</w:t>
      </w:r>
      <w:proofErr w:type="gramEnd"/>
      <w:r w:rsidRPr="007344DD">
        <w:rPr>
          <w:rFonts w:ascii="Times New Roman" w:hAnsi="Times New Roman" w:cs="Times New Roman"/>
          <w:bCs/>
          <w:lang w:val="fr-FR"/>
        </w:rPr>
        <w:t>THETA(1))</w:t>
      </w:r>
    </w:p>
    <w:p w14:paraId="1F1537D5"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LAMBDA = </w:t>
      </w:r>
      <w:proofErr w:type="gramStart"/>
      <w:r w:rsidRPr="007344DD">
        <w:rPr>
          <w:rFonts w:ascii="Times New Roman" w:hAnsi="Times New Roman" w:cs="Times New Roman"/>
          <w:bCs/>
          <w:lang w:val="fr-FR"/>
        </w:rPr>
        <w:t>EXP(</w:t>
      </w:r>
      <w:proofErr w:type="gramEnd"/>
      <w:r w:rsidRPr="007344DD">
        <w:rPr>
          <w:rFonts w:ascii="Times New Roman" w:hAnsi="Times New Roman" w:cs="Times New Roman"/>
          <w:bCs/>
          <w:lang w:val="fr-FR"/>
        </w:rPr>
        <w:t>THETA(2) + ETA(1))</w:t>
      </w:r>
    </w:p>
    <w:p w14:paraId="0C0BAD57" w14:textId="77777777" w:rsidR="007344DD" w:rsidRPr="007344DD" w:rsidRDefault="007344DD" w:rsidP="007344DD">
      <w:pPr>
        <w:rPr>
          <w:rFonts w:ascii="Times New Roman" w:hAnsi="Times New Roman" w:cs="Times New Roman"/>
          <w:bCs/>
          <w:lang w:val="fr-FR"/>
        </w:rPr>
      </w:pPr>
    </w:p>
    <w:p w14:paraId="3705969B"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XEFF = THETA(3)</w:t>
      </w:r>
    </w:p>
    <w:p w14:paraId="6C6F9465" w14:textId="77777777" w:rsidR="007344DD" w:rsidRPr="007344DD" w:rsidRDefault="007344DD" w:rsidP="007344DD">
      <w:pPr>
        <w:rPr>
          <w:rFonts w:ascii="Times New Roman" w:hAnsi="Times New Roman" w:cs="Times New Roman"/>
          <w:bCs/>
          <w:lang w:val="fr-FR"/>
        </w:rPr>
      </w:pPr>
    </w:p>
    <w:p w14:paraId="0F9CC99A"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EMAX = THETA(4)</w:t>
      </w:r>
    </w:p>
    <w:p w14:paraId="0CEEC36F"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E50 = EXP(THETA(5))</w:t>
      </w:r>
    </w:p>
    <w:p w14:paraId="3ECC2C6D"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;BETA = EXP(THETA(6))</w:t>
      </w:r>
    </w:p>
    <w:p w14:paraId="39D126CB" w14:textId="77777777" w:rsidR="007344DD" w:rsidRPr="007344DD" w:rsidRDefault="007344DD" w:rsidP="007344DD">
      <w:pPr>
        <w:rPr>
          <w:rFonts w:ascii="Times New Roman" w:hAnsi="Times New Roman" w:cs="Times New Roman"/>
          <w:bCs/>
          <w:lang w:val="pt-PT"/>
        </w:rPr>
      </w:pPr>
    </w:p>
    <w:p w14:paraId="27CA0161"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initial conditions</w:t>
      </w:r>
    </w:p>
    <w:p w14:paraId="0BA3B298"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A_0(1) = 0</w:t>
      </w:r>
    </w:p>
    <w:p w14:paraId="22072838" w14:textId="77777777" w:rsidR="007344DD" w:rsidRPr="007344DD" w:rsidRDefault="007344DD" w:rsidP="007344DD">
      <w:pPr>
        <w:rPr>
          <w:rFonts w:ascii="Times New Roman" w:hAnsi="Times New Roman" w:cs="Times New Roman"/>
          <w:bCs/>
          <w:lang w:val="pt-PT"/>
        </w:rPr>
      </w:pPr>
    </w:p>
    <w:p w14:paraId="079EAC43"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$DES</w:t>
      </w:r>
    </w:p>
    <w:p w14:paraId="6D43377E"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HAZ0 = DLTA * LAMBDA * (LAMBDA*T)**(DLTA-1)</w:t>
      </w:r>
    </w:p>
    <w:p w14:paraId="46B4BC9B"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EXPOSURE = AUCSS ; * (1 - EXP(-BETA*T))</w:t>
      </w:r>
    </w:p>
    <w:p w14:paraId="1EB46C70"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DEFF = EMAX * EXPOSURE / (E50 + EXPOSURE)</w:t>
      </w:r>
    </w:p>
    <w:p w14:paraId="0AB0CE45" w14:textId="77777777" w:rsidR="007344DD" w:rsidRPr="007344DD" w:rsidRDefault="007344DD" w:rsidP="007344DD">
      <w:pPr>
        <w:rPr>
          <w:rFonts w:ascii="Times New Roman" w:hAnsi="Times New Roman" w:cs="Times New Roman"/>
          <w:bCs/>
          <w:lang w:val="pt-PT"/>
        </w:rPr>
      </w:pPr>
    </w:p>
    <w:p w14:paraId="3BE5EEC7"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 = HAZ0 * EXP(DEFF + XEFF * X1)</w:t>
      </w:r>
    </w:p>
    <w:p w14:paraId="7F062D98" w14:textId="77777777" w:rsidR="007344DD" w:rsidRPr="007344DD" w:rsidRDefault="007344DD" w:rsidP="007344DD">
      <w:pPr>
        <w:rPr>
          <w:rFonts w:ascii="Times New Roman" w:hAnsi="Times New Roman" w:cs="Times New Roman"/>
          <w:bCs/>
          <w:lang w:val="pt-PT"/>
        </w:rPr>
      </w:pPr>
    </w:p>
    <w:p w14:paraId="2B10103D"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DADT(1) = HAZ </w:t>
      </w:r>
    </w:p>
    <w:p w14:paraId="224BBCEB" w14:textId="77777777" w:rsidR="007344DD" w:rsidRPr="007344DD" w:rsidRDefault="007344DD" w:rsidP="007344DD">
      <w:pPr>
        <w:rPr>
          <w:rFonts w:ascii="Times New Roman" w:hAnsi="Times New Roman" w:cs="Times New Roman"/>
          <w:bCs/>
          <w:lang w:val="pt-PT"/>
        </w:rPr>
      </w:pPr>
    </w:p>
    <w:p w14:paraId="4E9B4528"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$ERROR</w:t>
      </w:r>
    </w:p>
    <w:p w14:paraId="35B8FBCE"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CUMHAZ = A(1)</w:t>
      </w:r>
    </w:p>
    <w:p w14:paraId="14A0D35F"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SURV = EXP(-CUMHAZ)</w:t>
      </w:r>
    </w:p>
    <w:p w14:paraId="78D9AC90" w14:textId="77777777" w:rsidR="007344DD" w:rsidRPr="007344DD" w:rsidRDefault="007344DD" w:rsidP="007344DD">
      <w:pPr>
        <w:rPr>
          <w:rFonts w:ascii="Times New Roman" w:hAnsi="Times New Roman" w:cs="Times New Roman"/>
          <w:bCs/>
          <w:lang w:val="pt-PT"/>
        </w:rPr>
      </w:pPr>
    </w:p>
    <w:p w14:paraId="51BE1456"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HAZ0NOW = DLTA * LAMBDA * (LAMBDA*TIME)**(DLTA-1)</w:t>
      </w:r>
    </w:p>
    <w:p w14:paraId="041F032F"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lang w:val="pt-PT"/>
        </w:rPr>
        <w:t xml:space="preserve"> </w:t>
      </w:r>
      <w:r w:rsidRPr="007344DD">
        <w:rPr>
          <w:rFonts w:ascii="Times New Roman" w:hAnsi="Times New Roman" w:cs="Times New Roman"/>
          <w:bCs/>
        </w:rPr>
        <w:t xml:space="preserve">EXPOSNOW = </w:t>
      </w:r>
      <w:proofErr w:type="gramStart"/>
      <w:r w:rsidRPr="007344DD">
        <w:rPr>
          <w:rFonts w:ascii="Times New Roman" w:hAnsi="Times New Roman" w:cs="Times New Roman"/>
          <w:bCs/>
        </w:rPr>
        <w:t>AUCSS ;</w:t>
      </w:r>
      <w:proofErr w:type="gramEnd"/>
      <w:r w:rsidRPr="007344DD">
        <w:rPr>
          <w:rFonts w:ascii="Times New Roman" w:hAnsi="Times New Roman" w:cs="Times New Roman"/>
          <w:bCs/>
        </w:rPr>
        <w:t xml:space="preserve"> * (1 - EXP(-BETA*TIME))</w:t>
      </w:r>
    </w:p>
    <w:p w14:paraId="34C9D0A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DEFFNOW = EMAX * EXPOSNOW / (E50 + EXPOSNOW)</w:t>
      </w:r>
    </w:p>
    <w:p w14:paraId="3D577C4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LNHAZNOW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HAZ0NOW) + DEFFNOW + XEFF*X1</w:t>
      </w:r>
    </w:p>
    <w:p w14:paraId="60486EB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HAZNOW = </w:t>
      </w:r>
      <w:proofErr w:type="gramStart"/>
      <w:r w:rsidRPr="007344DD">
        <w:rPr>
          <w:rFonts w:ascii="Times New Roman" w:hAnsi="Times New Roman" w:cs="Times New Roman"/>
          <w:bCs/>
        </w:rPr>
        <w:t>EXP(</w:t>
      </w:r>
      <w:proofErr w:type="gramEnd"/>
      <w:r w:rsidRPr="007344DD">
        <w:rPr>
          <w:rFonts w:ascii="Times New Roman" w:hAnsi="Times New Roman" w:cs="Times New Roman"/>
          <w:bCs/>
        </w:rPr>
        <w:t>LNHAZNOW)</w:t>
      </w:r>
    </w:p>
    <w:p w14:paraId="55CB322C" w14:textId="77777777" w:rsidR="007344DD" w:rsidRPr="007344DD" w:rsidRDefault="007344DD" w:rsidP="007344DD">
      <w:pPr>
        <w:rPr>
          <w:rFonts w:ascii="Times New Roman" w:hAnsi="Times New Roman" w:cs="Times New Roman"/>
          <w:bCs/>
        </w:rPr>
      </w:pPr>
    </w:p>
    <w:p w14:paraId="6F50B2D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likelihood</w:t>
      </w:r>
      <w:proofErr w:type="gramEnd"/>
      <w:r w:rsidRPr="007344DD">
        <w:rPr>
          <w:rFonts w:ascii="Times New Roman" w:hAnsi="Times New Roman" w:cs="Times New Roman"/>
          <w:bCs/>
        </w:rPr>
        <w:t xml:space="preserve"> = SURV (if censored) </w:t>
      </w:r>
    </w:p>
    <w:p w14:paraId="05E937A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likelihood</w:t>
      </w:r>
      <w:proofErr w:type="gramEnd"/>
      <w:r w:rsidRPr="007344DD">
        <w:rPr>
          <w:rFonts w:ascii="Times New Roman" w:hAnsi="Times New Roman" w:cs="Times New Roman"/>
          <w:bCs/>
        </w:rPr>
        <w:t xml:space="preserve"> = SURV*HAZNOW (if event)</w:t>
      </w:r>
    </w:p>
    <w:p w14:paraId="5F07A90C" w14:textId="77777777" w:rsidR="007344DD" w:rsidRPr="007344DD" w:rsidRDefault="007344DD" w:rsidP="007344DD">
      <w:pPr>
        <w:rPr>
          <w:rFonts w:ascii="Times New Roman" w:hAnsi="Times New Roman" w:cs="Times New Roman"/>
          <w:bCs/>
        </w:rPr>
      </w:pPr>
    </w:p>
    <w:p w14:paraId="43ED2CD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(DV.EQ.1) THEN </w:t>
      </w:r>
    </w:p>
    <w:p w14:paraId="7CDE1B2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 * HAZNOW</w:t>
      </w:r>
    </w:p>
    <w:p w14:paraId="6FC3B7D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ELSE</w:t>
      </w:r>
    </w:p>
    <w:p w14:paraId="426FF6C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w:t>
      </w:r>
    </w:p>
    <w:p w14:paraId="5C5B74D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ENDIF</w:t>
      </w:r>
    </w:p>
    <w:p w14:paraId="3B9DD3DD" w14:textId="77777777" w:rsidR="007344DD" w:rsidRPr="007344DD" w:rsidRDefault="007344DD" w:rsidP="007344DD">
      <w:pPr>
        <w:rPr>
          <w:rFonts w:ascii="Times New Roman" w:hAnsi="Times New Roman" w:cs="Times New Roman"/>
          <w:bCs/>
        </w:rPr>
      </w:pPr>
    </w:p>
    <w:p w14:paraId="30D59FE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Y = -2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LIKE)</w:t>
      </w:r>
    </w:p>
    <w:p w14:paraId="0E631F02" w14:textId="77777777" w:rsidR="007344DD" w:rsidRPr="007344DD" w:rsidRDefault="007344DD" w:rsidP="007344DD">
      <w:pPr>
        <w:rPr>
          <w:rFonts w:ascii="Times New Roman" w:hAnsi="Times New Roman" w:cs="Times New Roman"/>
          <w:bCs/>
        </w:rPr>
      </w:pPr>
    </w:p>
    <w:p w14:paraId="0BA93FE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Martingale residual: </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xml:space="preserve"> = (1-CENSOR)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SURV)</w:t>
      </w:r>
    </w:p>
    <w:p w14:paraId="7705794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MARTRES = (DV) - CUMHAZ  </w:t>
      </w:r>
    </w:p>
    <w:p w14:paraId="28098184" w14:textId="77777777" w:rsidR="007344DD" w:rsidRPr="007344DD" w:rsidRDefault="007344DD" w:rsidP="007344DD">
      <w:pPr>
        <w:rPr>
          <w:rFonts w:ascii="Times New Roman" w:hAnsi="Times New Roman" w:cs="Times New Roman"/>
          <w:bCs/>
        </w:rPr>
      </w:pPr>
    </w:p>
    <w:p w14:paraId="0FBA62C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deviance</w:t>
      </w:r>
      <w:proofErr w:type="gramEnd"/>
      <w:r w:rsidRPr="007344DD">
        <w:rPr>
          <w:rFonts w:ascii="Times New Roman" w:hAnsi="Times New Roman" w:cs="Times New Roman"/>
          <w:bCs/>
        </w:rPr>
        <w:t xml:space="preserve"> residual = sign(</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 SQRT(-2*(</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xml:space="preserve"> + (1-CENS)*log(-log(SURV))))</w:t>
      </w:r>
    </w:p>
    <w:p w14:paraId="7C6BF3C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SIGNRM = 1</w:t>
      </w:r>
    </w:p>
    <w:p w14:paraId="547446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(MARTRES &lt; 0) SIGNRM = -1</w:t>
      </w:r>
    </w:p>
    <w:p w14:paraId="0BB421CF" w14:textId="77777777" w:rsidR="007344DD" w:rsidRPr="007344DD" w:rsidRDefault="007344DD" w:rsidP="007344DD">
      <w:pPr>
        <w:rPr>
          <w:rFonts w:ascii="Times New Roman" w:hAnsi="Times New Roman" w:cs="Times New Roman"/>
          <w:bCs/>
        </w:rPr>
      </w:pPr>
    </w:p>
    <w:p w14:paraId="1881BB4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IF (MDV.EQ.1) THEN</w:t>
      </w:r>
    </w:p>
    <w:p w14:paraId="43FB15D2"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rPr>
        <w:t xml:space="preserve">  </w:t>
      </w:r>
      <w:r w:rsidRPr="007344DD">
        <w:rPr>
          <w:rFonts w:ascii="Times New Roman" w:hAnsi="Times New Roman" w:cs="Times New Roman"/>
          <w:bCs/>
          <w:lang w:val="fr-FR"/>
        </w:rPr>
        <w:t>DEVRES = 0</w:t>
      </w:r>
    </w:p>
    <w:p w14:paraId="1280F082"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ELSE</w:t>
      </w:r>
    </w:p>
    <w:p w14:paraId="77976F2F"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DEVRES = SIGNRM * </w:t>
      </w:r>
      <w:proofErr w:type="gramStart"/>
      <w:r w:rsidRPr="007344DD">
        <w:rPr>
          <w:rFonts w:ascii="Times New Roman" w:hAnsi="Times New Roman" w:cs="Times New Roman"/>
          <w:bCs/>
          <w:lang w:val="fr-FR"/>
        </w:rPr>
        <w:t>SQRT(</w:t>
      </w:r>
      <w:proofErr w:type="gramEnd"/>
      <w:r w:rsidRPr="007344DD">
        <w:rPr>
          <w:rFonts w:ascii="Times New Roman" w:hAnsi="Times New Roman" w:cs="Times New Roman"/>
          <w:bCs/>
          <w:lang w:val="fr-FR"/>
        </w:rPr>
        <w:t>-2 * (MARTRES + (DV)*LOG(CUMHAZ)))</w:t>
      </w:r>
    </w:p>
    <w:p w14:paraId="0791549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ENDIF</w:t>
      </w:r>
    </w:p>
    <w:p w14:paraId="6D67CC4C" w14:textId="77777777" w:rsidR="007344DD" w:rsidRPr="007344DD" w:rsidRDefault="007344DD" w:rsidP="007344DD">
      <w:pPr>
        <w:rPr>
          <w:rFonts w:ascii="Times New Roman" w:hAnsi="Times New Roman" w:cs="Times New Roman"/>
          <w:bCs/>
        </w:rPr>
      </w:pPr>
    </w:p>
    <w:p w14:paraId="4215617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Simulation for model evaluation</w:t>
      </w:r>
    </w:p>
    <w:p w14:paraId="4948F4C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IF (ICALL.EQ.4) THEN</w:t>
      </w:r>
    </w:p>
    <w:p w14:paraId="0EE2B13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CALL RANDOM (2,R)</w:t>
      </w:r>
    </w:p>
    <w:p w14:paraId="29B52C5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DV=0</w:t>
      </w:r>
    </w:p>
    <w:p w14:paraId="26723F7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RTTE = 0</w:t>
      </w:r>
    </w:p>
    <w:p w14:paraId="07F9DE33"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IF(</w:t>
      </w:r>
      <w:proofErr w:type="gramEnd"/>
      <w:r w:rsidRPr="007344DD">
        <w:rPr>
          <w:rFonts w:ascii="Times New Roman" w:hAnsi="Times New Roman" w:cs="Times New Roman"/>
          <w:bCs/>
        </w:rPr>
        <w:t xml:space="preserve">TIME.EQ.24.0) RTTE=1 </w:t>
      </w:r>
    </w:p>
    <w:p w14:paraId="17CE0AD2"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IF(</w:t>
      </w:r>
      <w:proofErr w:type="gramEnd"/>
      <w:r w:rsidRPr="007344DD">
        <w:rPr>
          <w:rFonts w:ascii="Times New Roman" w:hAnsi="Times New Roman" w:cs="Times New Roman"/>
          <w:bCs/>
        </w:rPr>
        <w:t xml:space="preserve">R.GE.SUR) THEN </w:t>
      </w:r>
    </w:p>
    <w:p w14:paraId="5681C7E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rPr>
        <w:t xml:space="preserve">   </w:t>
      </w:r>
      <w:r w:rsidRPr="007344DD">
        <w:rPr>
          <w:rFonts w:ascii="Times New Roman" w:hAnsi="Times New Roman" w:cs="Times New Roman"/>
          <w:bCs/>
          <w:lang w:val="nb-NO"/>
        </w:rPr>
        <w:t>DV=1</w:t>
      </w:r>
    </w:p>
    <w:p w14:paraId="4BDF73F6"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 xml:space="preserve">   RTTE = 1</w:t>
      </w:r>
    </w:p>
    <w:p w14:paraId="56708C4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14:paraId="36C2F09D"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14:paraId="6F9588EE" w14:textId="77777777" w:rsidR="007344DD" w:rsidRPr="007344DD" w:rsidRDefault="007344DD" w:rsidP="007344DD">
      <w:pPr>
        <w:rPr>
          <w:rFonts w:ascii="Times New Roman" w:hAnsi="Times New Roman" w:cs="Times New Roman"/>
          <w:bCs/>
          <w:lang w:val="nb-NO"/>
        </w:rPr>
      </w:pPr>
    </w:p>
    <w:p w14:paraId="56B300C1" w14:textId="77777777" w:rsidR="007344DD" w:rsidRPr="007344DD" w:rsidRDefault="007344DD" w:rsidP="007344DD">
      <w:pPr>
        <w:rPr>
          <w:rFonts w:ascii="Times New Roman" w:hAnsi="Times New Roman" w:cs="Times New Roman"/>
          <w:bCs/>
          <w:lang w:val="nb-NO"/>
        </w:rPr>
      </w:pPr>
    </w:p>
    <w:p w14:paraId="2C30D457"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$THETA</w:t>
      </w:r>
    </w:p>
    <w:p w14:paraId="684EDA7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(1.1)     ; LOG(DELTA)</w:t>
      </w:r>
    </w:p>
    <w:p w14:paraId="3420887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(-2.42</w:t>
      </w:r>
      <w:proofErr w:type="gramStart"/>
      <w:r w:rsidRPr="007344DD">
        <w:rPr>
          <w:rFonts w:ascii="Times New Roman" w:hAnsi="Times New Roman" w:cs="Times New Roman"/>
          <w:bCs/>
        </w:rPr>
        <w:t>)    ;</w:t>
      </w:r>
      <w:proofErr w:type="gramEnd"/>
      <w:r w:rsidRPr="007344DD">
        <w:rPr>
          <w:rFonts w:ascii="Times New Roman" w:hAnsi="Times New Roman" w:cs="Times New Roman"/>
          <w:bCs/>
        </w:rPr>
        <w:t xml:space="preserve"> log(lambda)</w:t>
      </w:r>
    </w:p>
    <w:p w14:paraId="5F1FE04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(0.7)   ; additive effect of x1 on log hazard</w:t>
      </w:r>
    </w:p>
    <w:p w14:paraId="64EC9DBF"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(1.7)   ; emax</w:t>
      </w:r>
    </w:p>
    <w:p w14:paraId="646C95EE"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(0.7 )   ; log(e50)</w:t>
      </w:r>
    </w:p>
    <w:p w14:paraId="34C0BABB"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;(-0.7)   ; log(beta)</w:t>
      </w:r>
    </w:p>
    <w:p w14:paraId="60C867A8" w14:textId="77777777" w:rsidR="007344DD" w:rsidRPr="007344DD" w:rsidRDefault="007344DD" w:rsidP="007344DD">
      <w:pPr>
        <w:rPr>
          <w:rFonts w:ascii="Times New Roman" w:hAnsi="Times New Roman" w:cs="Times New Roman"/>
          <w:bCs/>
          <w:lang w:val="sv-SE"/>
        </w:rPr>
      </w:pPr>
    </w:p>
    <w:p w14:paraId="033D7C11"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lastRenderedPageBreak/>
        <w:t>$OMEGA 0 FIX</w:t>
      </w:r>
    </w:p>
    <w:p w14:paraId="68CD3818" w14:textId="77777777" w:rsidR="007344DD" w:rsidRPr="007344DD" w:rsidRDefault="007344DD" w:rsidP="007344DD">
      <w:pPr>
        <w:rPr>
          <w:rFonts w:ascii="Times New Roman" w:hAnsi="Times New Roman" w:cs="Times New Roman"/>
          <w:bCs/>
          <w:lang w:val="sv-SE"/>
        </w:rPr>
      </w:pPr>
    </w:p>
    <w:p w14:paraId="23EDD919"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_start</w:t>
      </w:r>
      <w:proofErr w:type="spellEnd"/>
      <w:r w:rsidRPr="007344DD">
        <w:rPr>
          <w:rFonts w:ascii="Times New Roman" w:hAnsi="Times New Roman" w:cs="Times New Roman"/>
          <w:bCs/>
        </w:rPr>
        <w:t xml:space="preserve"> : add/remove for simulation</w:t>
      </w:r>
    </w:p>
    <w:p w14:paraId="76AE5F8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$ESTIMATION MAXEVAL=9999 -2LL PRINT=5 NOABORT METHOD=1 MSFO=./1.msf</w:t>
      </w:r>
    </w:p>
    <w:p w14:paraId="1A93E13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$COV PRINT=E</w:t>
      </w:r>
    </w:p>
    <w:p w14:paraId="3634AC50"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gramEnd"/>
      <w:r w:rsidRPr="007344DD">
        <w:rPr>
          <w:rFonts w:ascii="Times New Roman" w:hAnsi="Times New Roman" w:cs="Times New Roman"/>
          <w:bCs/>
        </w:rPr>
        <w:t>SIMULATION (5988566) (39978 UNIFORM) ONLYSIM NOPREDICTION SUB=1000</w:t>
      </w:r>
    </w:p>
    <w:p w14:paraId="1DC35A06"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_end</w:t>
      </w:r>
      <w:proofErr w:type="spellEnd"/>
      <w:r w:rsidRPr="007344DD">
        <w:rPr>
          <w:rFonts w:ascii="Times New Roman" w:hAnsi="Times New Roman" w:cs="Times New Roman"/>
          <w:bCs/>
        </w:rPr>
        <w:t xml:space="preserve">   </w:t>
      </w:r>
    </w:p>
    <w:p w14:paraId="6A614D4D" w14:textId="77777777" w:rsidR="007344DD" w:rsidRPr="007344DD" w:rsidRDefault="007344DD" w:rsidP="007344DD">
      <w:pPr>
        <w:rPr>
          <w:rFonts w:ascii="Times New Roman" w:hAnsi="Times New Roman" w:cs="Times New Roman"/>
          <w:bCs/>
        </w:rPr>
      </w:pPr>
    </w:p>
    <w:p w14:paraId="31DF7AD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FILE=./1.tab ONEHEADER</w:t>
      </w:r>
    </w:p>
    <w:p w14:paraId="6579155F"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ID DOSE AUCSS X1 TIME DV MDV PRED CUMHAZ SURV HAZNOW MARTRES DEVRES</w:t>
      </w:r>
    </w:p>
    <w:p w14:paraId="7135DA5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NOAPPEND NOPRINT</w:t>
      </w:r>
    </w:p>
    <w:p w14:paraId="3A062CF9" w14:textId="77777777" w:rsidR="007344DD" w:rsidRPr="007344DD" w:rsidRDefault="007344DD" w:rsidP="007344DD">
      <w:pPr>
        <w:rPr>
          <w:rFonts w:ascii="Times New Roman" w:hAnsi="Times New Roman" w:cs="Times New Roman"/>
          <w:bCs/>
        </w:rPr>
      </w:pPr>
    </w:p>
    <w:p w14:paraId="19F81F8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TIME SUR HAZNOW DOSE EVID NOAPPEND NOPRINT ONEHEADER FILE=sdtab1</w:t>
      </w:r>
    </w:p>
    <w:p w14:paraId="5EDF4EE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AUCSS NOAPPEND NOPRINT ONEHEADER FILE=patab1</w:t>
      </w:r>
    </w:p>
    <w:p w14:paraId="37E3806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X1 NOAPPEND NOPRINT ONEHEADER FILE=catab1</w:t>
      </w:r>
    </w:p>
    <w:p w14:paraId="2DC128D6" w14:textId="77777777" w:rsidR="007344DD" w:rsidRPr="007344DD" w:rsidRDefault="007344DD" w:rsidP="00FF13EE">
      <w:pPr>
        <w:pStyle w:val="Heading3"/>
      </w:pPr>
      <w:r w:rsidRPr="007344DD">
        <w:t xml:space="preserve">A3. R code for Cox Snell and modified Cox Snell residuals </w:t>
      </w:r>
    </w:p>
    <w:p w14:paraId="66486F88"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(survival)</w:t>
      </w:r>
    </w:p>
    <w:p w14:paraId="03EBB3C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tab</w:t>
      </w:r>
      <w:proofErr w:type="gramEnd"/>
      <w:r w:rsidRPr="007344DD">
        <w:rPr>
          <w:rFonts w:ascii="Times New Roman" w:hAnsi="Times New Roman" w:cs="Times New Roman"/>
        </w:rPr>
        <w:t xml:space="preserve"> &lt;- </w:t>
      </w:r>
      <w:proofErr w:type="spellStart"/>
      <w:r w:rsidRPr="007344DD">
        <w:rPr>
          <w:rFonts w:ascii="Times New Roman" w:hAnsi="Times New Roman" w:cs="Times New Roman"/>
        </w:rPr>
        <w:t>read.table</w:t>
      </w:r>
      <w:proofErr w:type="spellEnd"/>
      <w:r w:rsidRPr="007344DD">
        <w:rPr>
          <w:rFonts w:ascii="Times New Roman" w:hAnsi="Times New Roman" w:cs="Times New Roman"/>
        </w:rPr>
        <w:t>(file=1.tab, header=TRUE, skip=1,as.is=TRUE)</w:t>
      </w:r>
    </w:p>
    <w:p w14:paraId="045CF7C5"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NMtable</w:t>
      </w:r>
      <w:proofErr w:type="spellEnd"/>
      <w:r w:rsidRPr="007344DD">
        <w:rPr>
          <w:rFonts w:ascii="Times New Roman" w:hAnsi="Times New Roman" w:cs="Times New Roman"/>
        </w:rPr>
        <w:t xml:space="preserve"> &lt;- </w:t>
      </w:r>
      <w:proofErr w:type="gramStart"/>
      <w:r w:rsidRPr="007344DD">
        <w:rPr>
          <w:rFonts w:ascii="Times New Roman" w:hAnsi="Times New Roman" w:cs="Times New Roman"/>
        </w:rPr>
        <w:t>tab[</w:t>
      </w:r>
      <w:proofErr w:type="spellStart"/>
      <w:proofErr w:type="gramEnd"/>
      <w:r w:rsidRPr="007344DD">
        <w:rPr>
          <w:rFonts w:ascii="Times New Roman" w:hAnsi="Times New Roman" w:cs="Times New Roman"/>
        </w:rPr>
        <w:t>tab$EVID</w:t>
      </w:r>
      <w:proofErr w:type="spellEnd"/>
      <w:r w:rsidRPr="007344DD">
        <w:rPr>
          <w:rFonts w:ascii="Times New Roman" w:hAnsi="Times New Roman" w:cs="Times New Roman"/>
        </w:rPr>
        <w:t xml:space="preserve">==0,] # only events, note for events DV=1, for censored DV = 0 </w:t>
      </w:r>
    </w:p>
    <w:p w14:paraId="7D99FA8F" w14:textId="77777777" w:rsidR="007344DD" w:rsidRPr="007344DD" w:rsidRDefault="007344DD" w:rsidP="007344DD">
      <w:pPr>
        <w:rPr>
          <w:rFonts w:ascii="Times New Roman" w:hAnsi="Times New Roman" w:cs="Times New Roman"/>
        </w:rPr>
      </w:pPr>
    </w:p>
    <w:p w14:paraId="172E306B" w14:textId="77777777" w:rsidR="007344DD" w:rsidRPr="007344DD" w:rsidRDefault="007344DD" w:rsidP="007344DD">
      <w:pPr>
        <w:rPr>
          <w:rFonts w:ascii="Times New Roman" w:hAnsi="Times New Roman" w:cs="Times New Roman"/>
          <w:lang w:val="fr-FR"/>
        </w:rPr>
      </w:pPr>
      <w:proofErr w:type="spellStart"/>
      <w:r w:rsidRPr="007344DD">
        <w:rPr>
          <w:rFonts w:ascii="Times New Roman" w:hAnsi="Times New Roman" w:cs="Times New Roman"/>
          <w:lang w:val="fr-FR"/>
        </w:rPr>
        <w:t>NMtable$CSRES</w:t>
      </w:r>
      <w:proofErr w:type="spellEnd"/>
      <w:r w:rsidRPr="007344DD">
        <w:rPr>
          <w:rFonts w:ascii="Times New Roman" w:hAnsi="Times New Roman" w:cs="Times New Roman"/>
          <w:lang w:val="fr-FR"/>
        </w:rPr>
        <w:t xml:space="preserve"> &lt;- -</w:t>
      </w:r>
      <w:proofErr w:type="gramStart"/>
      <w:r w:rsidRPr="007344DD">
        <w:rPr>
          <w:rFonts w:ascii="Times New Roman" w:hAnsi="Times New Roman" w:cs="Times New Roman"/>
          <w:lang w:val="fr-FR"/>
        </w:rPr>
        <w:t>log(</w:t>
      </w:r>
      <w:proofErr w:type="spellStart"/>
      <w:proofErr w:type="gramEnd"/>
      <w:r w:rsidRPr="007344DD">
        <w:rPr>
          <w:rFonts w:ascii="Times New Roman" w:hAnsi="Times New Roman" w:cs="Times New Roman"/>
          <w:lang w:val="fr-FR"/>
        </w:rPr>
        <w:t>NMtable$SUR</w:t>
      </w:r>
      <w:proofErr w:type="spellEnd"/>
      <w:r w:rsidRPr="007344DD">
        <w:rPr>
          <w:rFonts w:ascii="Times New Roman" w:hAnsi="Times New Roman" w:cs="Times New Roman"/>
          <w:lang w:val="fr-FR"/>
        </w:rPr>
        <w:t xml:space="preserve">) # Cox </w:t>
      </w:r>
      <w:proofErr w:type="spellStart"/>
      <w:r w:rsidRPr="007344DD">
        <w:rPr>
          <w:rFonts w:ascii="Times New Roman" w:hAnsi="Times New Roman" w:cs="Times New Roman"/>
          <w:lang w:val="fr-FR"/>
        </w:rPr>
        <w:t>Snell</w:t>
      </w:r>
      <w:proofErr w:type="spellEnd"/>
      <w:r w:rsidRPr="007344DD">
        <w:rPr>
          <w:rFonts w:ascii="Times New Roman" w:hAnsi="Times New Roman" w:cs="Times New Roman"/>
          <w:lang w:val="fr-FR"/>
        </w:rPr>
        <w:t xml:space="preserve"> </w:t>
      </w:r>
      <w:proofErr w:type="spellStart"/>
      <w:r w:rsidRPr="007344DD">
        <w:rPr>
          <w:rFonts w:ascii="Times New Roman" w:hAnsi="Times New Roman" w:cs="Times New Roman"/>
          <w:lang w:val="fr-FR"/>
        </w:rPr>
        <w:t>residual</w:t>
      </w:r>
      <w:proofErr w:type="spellEnd"/>
      <w:r w:rsidRPr="007344DD">
        <w:rPr>
          <w:rFonts w:ascii="Times New Roman" w:hAnsi="Times New Roman" w:cs="Times New Roman"/>
          <w:lang w:val="fr-FR"/>
        </w:rPr>
        <w:t xml:space="preserve">  </w:t>
      </w:r>
    </w:p>
    <w:p w14:paraId="62044512" w14:textId="77777777" w:rsidR="007344DD" w:rsidRPr="007344DD" w:rsidRDefault="007344DD" w:rsidP="007344DD">
      <w:pPr>
        <w:rPr>
          <w:rFonts w:ascii="Times New Roman" w:hAnsi="Times New Roman" w:cs="Times New Roman"/>
          <w:lang w:val="fr-FR"/>
        </w:rPr>
      </w:pPr>
      <w:proofErr w:type="spellStart"/>
      <w:r w:rsidRPr="007344DD">
        <w:rPr>
          <w:rFonts w:ascii="Times New Roman" w:hAnsi="Times New Roman" w:cs="Times New Roman"/>
          <w:lang w:val="fr-FR"/>
        </w:rPr>
        <w:t>NMtable$MCSRES</w:t>
      </w:r>
      <w:proofErr w:type="spellEnd"/>
      <w:r w:rsidRPr="007344DD">
        <w:rPr>
          <w:rFonts w:ascii="Times New Roman" w:hAnsi="Times New Roman" w:cs="Times New Roman"/>
          <w:lang w:val="fr-FR"/>
        </w:rPr>
        <w:t xml:space="preserve"> &lt;- -</w:t>
      </w:r>
      <w:proofErr w:type="gramStart"/>
      <w:r w:rsidRPr="007344DD">
        <w:rPr>
          <w:rFonts w:ascii="Times New Roman" w:hAnsi="Times New Roman" w:cs="Times New Roman"/>
          <w:lang w:val="fr-FR"/>
        </w:rPr>
        <w:t>log(</w:t>
      </w:r>
      <w:proofErr w:type="spellStart"/>
      <w:proofErr w:type="gramEnd"/>
      <w:r w:rsidRPr="007344DD">
        <w:rPr>
          <w:rFonts w:ascii="Times New Roman" w:hAnsi="Times New Roman" w:cs="Times New Roman"/>
          <w:lang w:val="fr-FR"/>
        </w:rPr>
        <w:t>NMtable$SUR</w:t>
      </w:r>
      <w:proofErr w:type="spellEnd"/>
      <w:r w:rsidRPr="007344DD">
        <w:rPr>
          <w:rFonts w:ascii="Times New Roman" w:hAnsi="Times New Roman" w:cs="Times New Roman"/>
          <w:lang w:val="fr-FR"/>
        </w:rPr>
        <w:t>) + 1-NMtable$DV # or + log(2)-</w:t>
      </w:r>
      <w:proofErr w:type="spellStart"/>
      <w:r w:rsidRPr="007344DD">
        <w:rPr>
          <w:rFonts w:ascii="Times New Roman" w:hAnsi="Times New Roman" w:cs="Times New Roman"/>
          <w:lang w:val="fr-FR"/>
        </w:rPr>
        <w:t>NMtable$DV</w:t>
      </w:r>
      <w:proofErr w:type="spellEnd"/>
      <w:r w:rsidRPr="007344DD">
        <w:rPr>
          <w:rFonts w:ascii="Times New Roman" w:hAnsi="Times New Roman" w:cs="Times New Roman"/>
          <w:lang w:val="fr-FR"/>
        </w:rPr>
        <w:t xml:space="preserve"> # </w:t>
      </w:r>
      <w:proofErr w:type="spellStart"/>
      <w:r w:rsidRPr="007344DD">
        <w:rPr>
          <w:rFonts w:ascii="Times New Roman" w:hAnsi="Times New Roman" w:cs="Times New Roman"/>
          <w:lang w:val="fr-FR"/>
        </w:rPr>
        <w:t>modified</w:t>
      </w:r>
      <w:proofErr w:type="spellEnd"/>
      <w:r w:rsidRPr="007344DD">
        <w:rPr>
          <w:rFonts w:ascii="Times New Roman" w:hAnsi="Times New Roman" w:cs="Times New Roman"/>
          <w:lang w:val="fr-FR"/>
        </w:rPr>
        <w:t xml:space="preserve"> Cox </w:t>
      </w:r>
      <w:proofErr w:type="spellStart"/>
      <w:r w:rsidRPr="007344DD">
        <w:rPr>
          <w:rFonts w:ascii="Times New Roman" w:hAnsi="Times New Roman" w:cs="Times New Roman"/>
          <w:lang w:val="fr-FR"/>
        </w:rPr>
        <w:t>Snell</w:t>
      </w:r>
      <w:proofErr w:type="spellEnd"/>
      <w:r w:rsidRPr="007344DD">
        <w:rPr>
          <w:rFonts w:ascii="Times New Roman" w:hAnsi="Times New Roman" w:cs="Times New Roman"/>
          <w:lang w:val="fr-FR"/>
        </w:rPr>
        <w:t xml:space="preserve"> </w:t>
      </w:r>
      <w:proofErr w:type="spellStart"/>
      <w:r w:rsidRPr="007344DD">
        <w:rPr>
          <w:rFonts w:ascii="Times New Roman" w:hAnsi="Times New Roman" w:cs="Times New Roman"/>
          <w:lang w:val="fr-FR"/>
        </w:rPr>
        <w:t>residual</w:t>
      </w:r>
      <w:proofErr w:type="spellEnd"/>
      <w:r w:rsidRPr="007344DD">
        <w:rPr>
          <w:rFonts w:ascii="Times New Roman" w:hAnsi="Times New Roman" w:cs="Times New Roman"/>
          <w:lang w:val="fr-FR"/>
        </w:rPr>
        <w:t xml:space="preserve"> </w:t>
      </w:r>
    </w:p>
    <w:p w14:paraId="58DAB953" w14:textId="77777777" w:rsidR="007344DD" w:rsidRPr="007344DD" w:rsidRDefault="007344DD" w:rsidP="007344DD">
      <w:pPr>
        <w:rPr>
          <w:rFonts w:ascii="Times New Roman" w:hAnsi="Times New Roman" w:cs="Times New Roman"/>
          <w:lang w:val="fr-FR"/>
        </w:rPr>
      </w:pPr>
    </w:p>
    <w:p w14:paraId="5A0493A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fit</w:t>
      </w:r>
      <w:proofErr w:type="gramEnd"/>
      <w:r w:rsidRPr="007344DD">
        <w:rPr>
          <w:rFonts w:ascii="Times New Roman" w:hAnsi="Times New Roman" w:cs="Times New Roman"/>
        </w:rPr>
        <w:t xml:space="preserve"> = </w:t>
      </w:r>
      <w:proofErr w:type="spellStart"/>
      <w:r w:rsidRPr="007344DD">
        <w:rPr>
          <w:rFonts w:ascii="Times New Roman" w:hAnsi="Times New Roman" w:cs="Times New Roman"/>
        </w:rPr>
        <w:t>survfit</w:t>
      </w:r>
      <w:proofErr w:type="spellEnd"/>
      <w:r w:rsidRPr="007344DD">
        <w:rPr>
          <w:rFonts w:ascii="Times New Roman" w:hAnsi="Times New Roman" w:cs="Times New Roman"/>
        </w:rPr>
        <w:t>(</w:t>
      </w:r>
      <w:proofErr w:type="spellStart"/>
      <w:r w:rsidRPr="007344DD">
        <w:rPr>
          <w:rFonts w:ascii="Times New Roman" w:hAnsi="Times New Roman" w:cs="Times New Roman"/>
        </w:rPr>
        <w:t>Surv</w:t>
      </w:r>
      <w:proofErr w:type="spellEnd"/>
      <w:r w:rsidRPr="007344DD">
        <w:rPr>
          <w:rFonts w:ascii="Times New Roman" w:hAnsi="Times New Roman" w:cs="Times New Roman"/>
        </w:rPr>
        <w:t>(RES,DV)~1,data=</w:t>
      </w:r>
      <w:proofErr w:type="spellStart"/>
      <w:r w:rsidRPr="007344DD">
        <w:rPr>
          <w:rFonts w:ascii="Times New Roman" w:hAnsi="Times New Roman" w:cs="Times New Roman"/>
        </w:rPr>
        <w:t>NMtable</w:t>
      </w:r>
      <w:proofErr w:type="spellEnd"/>
      <w:r w:rsidRPr="007344DD">
        <w:rPr>
          <w:rFonts w:ascii="Times New Roman" w:hAnsi="Times New Roman" w:cs="Times New Roman"/>
        </w:rPr>
        <w:t xml:space="preserve">)  # RES = CSRES or MCSRES  </w:t>
      </w:r>
    </w:p>
    <w:p w14:paraId="7CA2043F" w14:textId="77777777" w:rsidR="007344DD" w:rsidRPr="007344DD" w:rsidRDefault="007344DD" w:rsidP="007344DD">
      <w:pPr>
        <w:rPr>
          <w:rFonts w:ascii="Times New Roman" w:hAnsi="Times New Roman" w:cs="Times New Roman"/>
        </w:rPr>
      </w:pPr>
    </w:p>
    <w:p w14:paraId="6E89F220" w14:textId="77777777" w:rsidR="007344DD" w:rsidRPr="007344DD" w:rsidRDefault="007344DD" w:rsidP="007344DD">
      <w:pPr>
        <w:rPr>
          <w:rFonts w:ascii="Times New Roman" w:hAnsi="Times New Roman" w:cs="Times New Roman"/>
        </w:rPr>
      </w:pPr>
      <w:proofErr w:type="spellStart"/>
      <w:proofErr w:type="gramStart"/>
      <w:r w:rsidRPr="007344DD">
        <w:rPr>
          <w:rFonts w:ascii="Times New Roman" w:hAnsi="Times New Roman" w:cs="Times New Roman"/>
        </w:rPr>
        <w:t>cs.plot</w:t>
      </w:r>
      <w:proofErr w:type="spellEnd"/>
      <w:proofErr w:type="gramEnd"/>
      <w:r w:rsidRPr="007344DD">
        <w:rPr>
          <w:rFonts w:ascii="Times New Roman" w:hAnsi="Times New Roman" w:cs="Times New Roman"/>
        </w:rPr>
        <w:t xml:space="preserve"> = </w:t>
      </w:r>
      <w:proofErr w:type="spellStart"/>
      <w:r w:rsidRPr="007344DD">
        <w:rPr>
          <w:rFonts w:ascii="Times New Roman" w:hAnsi="Times New Roman" w:cs="Times New Roman"/>
        </w:rPr>
        <w:t>ggplot</w:t>
      </w:r>
      <w:proofErr w:type="spellEnd"/>
      <w:r w:rsidRPr="007344DD">
        <w:rPr>
          <w:rFonts w:ascii="Times New Roman" w:hAnsi="Times New Roman" w:cs="Times New Roman"/>
        </w:rPr>
        <w:t>(data=NULL,</w:t>
      </w:r>
    </w:p>
    <w:p w14:paraId="3D1A9E9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spellStart"/>
      <w:proofErr w:type="gramStart"/>
      <w:r w:rsidRPr="007344DD">
        <w:rPr>
          <w:rFonts w:ascii="Times New Roman" w:hAnsi="Times New Roman" w:cs="Times New Roman"/>
        </w:rPr>
        <w:t>aes</w:t>
      </w:r>
      <w:proofErr w:type="spellEnd"/>
      <w:proofErr w:type="gramEnd"/>
      <w:r w:rsidRPr="007344DD">
        <w:rPr>
          <w:rFonts w:ascii="Times New Roman" w:hAnsi="Times New Roman" w:cs="Times New Roman"/>
        </w:rPr>
        <w:t>(x=</w:t>
      </w:r>
      <w:proofErr w:type="spellStart"/>
      <w:r w:rsidRPr="007344DD">
        <w:rPr>
          <w:rFonts w:ascii="Times New Roman" w:hAnsi="Times New Roman" w:cs="Times New Roman"/>
        </w:rPr>
        <w:t>cs.fit$time</w:t>
      </w:r>
      <w:proofErr w:type="spellEnd"/>
      <w:r w:rsidRPr="007344DD">
        <w:rPr>
          <w:rFonts w:ascii="Times New Roman" w:hAnsi="Times New Roman" w:cs="Times New Roman"/>
        </w:rPr>
        <w:t>, y=-log(</w:t>
      </w:r>
      <w:proofErr w:type="spellStart"/>
      <w:r w:rsidRPr="007344DD">
        <w:rPr>
          <w:rFonts w:ascii="Times New Roman" w:hAnsi="Times New Roman" w:cs="Times New Roman"/>
        </w:rPr>
        <w:t>cs.fit$surv</w:t>
      </w:r>
      <w:proofErr w:type="spellEnd"/>
      <w:r w:rsidRPr="007344DD">
        <w:rPr>
          <w:rFonts w:ascii="Times New Roman" w:hAnsi="Times New Roman" w:cs="Times New Roman"/>
        </w:rPr>
        <w:t xml:space="preserve">))) +  </w:t>
      </w:r>
      <w:proofErr w:type="spellStart"/>
      <w:r w:rsidRPr="007344DD">
        <w:rPr>
          <w:rFonts w:ascii="Times New Roman" w:hAnsi="Times New Roman" w:cs="Times New Roman"/>
        </w:rPr>
        <w:t>geom_abline</w:t>
      </w:r>
      <w:proofErr w:type="spellEnd"/>
      <w:r w:rsidRPr="007344DD">
        <w:rPr>
          <w:rFonts w:ascii="Times New Roman" w:hAnsi="Times New Roman" w:cs="Times New Roman"/>
        </w:rPr>
        <w:t>(intercept=0,slope=1,col='red') +</w:t>
      </w:r>
    </w:p>
    <w:p w14:paraId="41433FD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r w:rsidRPr="007344DD">
        <w:rPr>
          <w:rFonts w:ascii="Times New Roman" w:hAnsi="Times New Roman" w:cs="Times New Roman"/>
        </w:rPr>
        <w:tab/>
        <w:t xml:space="preserve"> </w:t>
      </w:r>
      <w:proofErr w:type="spellStart"/>
      <w:proofErr w:type="gramStart"/>
      <w:r w:rsidRPr="007344DD">
        <w:rPr>
          <w:rFonts w:ascii="Times New Roman" w:hAnsi="Times New Roman" w:cs="Times New Roman"/>
        </w:rPr>
        <w:t>geom</w:t>
      </w:r>
      <w:proofErr w:type="gramEnd"/>
      <w:r w:rsidRPr="007344DD">
        <w:rPr>
          <w:rFonts w:ascii="Times New Roman" w:hAnsi="Times New Roman" w:cs="Times New Roman"/>
        </w:rPr>
        <w:t>_point</w:t>
      </w:r>
      <w:proofErr w:type="spellEnd"/>
      <w:r w:rsidRPr="007344DD">
        <w:rPr>
          <w:rFonts w:ascii="Times New Roman" w:hAnsi="Times New Roman" w:cs="Times New Roman"/>
        </w:rPr>
        <w:t>() +</w:t>
      </w:r>
      <w:r w:rsidRPr="007344DD">
        <w:rPr>
          <w:rFonts w:ascii="Times New Roman" w:hAnsi="Times New Roman" w:cs="Times New Roman"/>
        </w:rPr>
        <w:tab/>
        <w:t xml:space="preserve"> </w:t>
      </w:r>
      <w:proofErr w:type="spellStart"/>
      <w:r w:rsidRPr="007344DD">
        <w:rPr>
          <w:rFonts w:ascii="Times New Roman" w:hAnsi="Times New Roman" w:cs="Times New Roman"/>
        </w:rPr>
        <w:t>theme_bw</w:t>
      </w:r>
      <w:proofErr w:type="spellEnd"/>
      <w:r w:rsidRPr="007344DD">
        <w:rPr>
          <w:rFonts w:ascii="Times New Roman" w:hAnsi="Times New Roman" w:cs="Times New Roman"/>
        </w:rPr>
        <w:t xml:space="preserve">() + </w:t>
      </w:r>
      <w:proofErr w:type="spellStart"/>
      <w:r w:rsidRPr="007344DD">
        <w:rPr>
          <w:rFonts w:ascii="Times New Roman" w:hAnsi="Times New Roman" w:cs="Times New Roman"/>
        </w:rPr>
        <w:t>ggtitle</w:t>
      </w:r>
      <w:proofErr w:type="spellEnd"/>
      <w:r w:rsidRPr="007344DD">
        <w:rPr>
          <w:rFonts w:ascii="Times New Roman" w:hAnsi="Times New Roman" w:cs="Times New Roman"/>
        </w:rPr>
        <w:t>(</w:t>
      </w:r>
      <w:proofErr w:type="spellStart"/>
      <w:r w:rsidRPr="007344DD">
        <w:rPr>
          <w:rFonts w:ascii="Times New Roman" w:hAnsi="Times New Roman" w:cs="Times New Roman"/>
        </w:rPr>
        <w:t>run.prob</w:t>
      </w:r>
      <w:proofErr w:type="spellEnd"/>
      <w:r w:rsidRPr="007344DD">
        <w:rPr>
          <w:rFonts w:ascii="Times New Roman" w:hAnsi="Times New Roman" w:cs="Times New Roman"/>
        </w:rPr>
        <w:t xml:space="preserve">) + # </w:t>
      </w:r>
      <w:proofErr w:type="spellStart"/>
      <w:r w:rsidRPr="007344DD">
        <w:rPr>
          <w:rFonts w:ascii="Times New Roman" w:hAnsi="Times New Roman" w:cs="Times New Roman"/>
        </w:rPr>
        <w:t>facet_wrap</w:t>
      </w:r>
      <w:proofErr w:type="spellEnd"/>
      <w:r w:rsidRPr="007344DD">
        <w:rPr>
          <w:rFonts w:ascii="Times New Roman" w:hAnsi="Times New Roman" w:cs="Times New Roman"/>
        </w:rPr>
        <w:t xml:space="preserve">(~label, scales="fixed", </w:t>
      </w:r>
      <w:proofErr w:type="spellStart"/>
      <w:r w:rsidRPr="007344DD">
        <w:rPr>
          <w:rFonts w:ascii="Times New Roman" w:hAnsi="Times New Roman" w:cs="Times New Roman"/>
        </w:rPr>
        <w:t>ncol</w:t>
      </w:r>
      <w:proofErr w:type="spellEnd"/>
      <w:r w:rsidRPr="007344DD">
        <w:rPr>
          <w:rFonts w:ascii="Times New Roman" w:hAnsi="Times New Roman" w:cs="Times New Roman"/>
        </w:rPr>
        <w:t>=2)</w:t>
      </w:r>
    </w:p>
    <w:p w14:paraId="4BF57A1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labs</w:t>
      </w:r>
      <w:proofErr w:type="gramEnd"/>
      <w:r w:rsidRPr="007344DD">
        <w:rPr>
          <w:rFonts w:ascii="Times New Roman" w:hAnsi="Times New Roman" w:cs="Times New Roman"/>
        </w:rPr>
        <w:t xml:space="preserve">(x = 'Cox-Snell residual', y='-S(residual)') +  </w:t>
      </w:r>
      <w:proofErr w:type="spellStart"/>
      <w:r w:rsidRPr="007344DD">
        <w:rPr>
          <w:rFonts w:ascii="Times New Roman" w:hAnsi="Times New Roman" w:cs="Times New Roman"/>
        </w:rPr>
        <w:t>lims</w:t>
      </w:r>
      <w:proofErr w:type="spellEnd"/>
      <w:r w:rsidRPr="007344DD">
        <w:rPr>
          <w:rFonts w:ascii="Times New Roman" w:hAnsi="Times New Roman" w:cs="Times New Roman"/>
        </w:rPr>
        <w:t>(x=c(0,ceiling(max(</w:t>
      </w:r>
      <w:proofErr w:type="spellStart"/>
      <w:r w:rsidRPr="007344DD">
        <w:rPr>
          <w:rFonts w:ascii="Times New Roman" w:hAnsi="Times New Roman" w:cs="Times New Roman"/>
        </w:rPr>
        <w:t>cs.fit$time</w:t>
      </w:r>
      <w:proofErr w:type="spellEnd"/>
      <w:r w:rsidRPr="007344DD">
        <w:rPr>
          <w:rFonts w:ascii="Times New Roman" w:hAnsi="Times New Roman" w:cs="Times New Roman"/>
        </w:rPr>
        <w:t>))),</w:t>
      </w:r>
    </w:p>
    <w:p w14:paraId="2359B3C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y</w:t>
      </w:r>
      <w:proofErr w:type="gramEnd"/>
      <w:r w:rsidRPr="007344DD">
        <w:rPr>
          <w:rFonts w:ascii="Times New Roman" w:hAnsi="Times New Roman" w:cs="Times New Roman"/>
        </w:rPr>
        <w:t>=c(0,ceiling(max(</w:t>
      </w:r>
      <w:proofErr w:type="spellStart"/>
      <w:r w:rsidRPr="007344DD">
        <w:rPr>
          <w:rFonts w:ascii="Times New Roman" w:hAnsi="Times New Roman" w:cs="Times New Roman"/>
        </w:rPr>
        <w:t>cs.fit$time</w:t>
      </w:r>
      <w:proofErr w:type="spellEnd"/>
      <w:r w:rsidRPr="007344DD">
        <w:rPr>
          <w:rFonts w:ascii="Times New Roman" w:hAnsi="Times New Roman" w:cs="Times New Roman"/>
        </w:rPr>
        <w:t xml:space="preserve">)))) </w:t>
      </w:r>
    </w:p>
    <w:p w14:paraId="43529097" w14:textId="77777777" w:rsidR="007344DD" w:rsidRPr="007344DD" w:rsidRDefault="007344DD" w:rsidP="007344DD">
      <w:pPr>
        <w:rPr>
          <w:rFonts w:ascii="Times New Roman" w:hAnsi="Times New Roman" w:cs="Times New Roman"/>
        </w:rPr>
      </w:pPr>
    </w:p>
    <w:p w14:paraId="5181CCA4"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print</w:t>
      </w:r>
      <w:proofErr w:type="gramEnd"/>
      <w:r w:rsidRPr="007344DD">
        <w:rPr>
          <w:rFonts w:ascii="Times New Roman" w:hAnsi="Times New Roman" w:cs="Times New Roman"/>
        </w:rPr>
        <w:t>(</w:t>
      </w:r>
      <w:proofErr w:type="spellStart"/>
      <w:r w:rsidRPr="007344DD">
        <w:rPr>
          <w:rFonts w:ascii="Times New Roman" w:hAnsi="Times New Roman" w:cs="Times New Roman"/>
        </w:rPr>
        <w:t>cs.plot</w:t>
      </w:r>
      <w:proofErr w:type="spellEnd"/>
      <w:r w:rsidRPr="007344DD">
        <w:rPr>
          <w:rFonts w:ascii="Times New Roman" w:hAnsi="Times New Roman" w:cs="Times New Roman"/>
        </w:rPr>
        <w:t>)</w:t>
      </w:r>
    </w:p>
    <w:p w14:paraId="7B949CF8" w14:textId="77777777" w:rsidR="007344DD" w:rsidRPr="007344DD" w:rsidRDefault="007344DD" w:rsidP="007344DD">
      <w:pPr>
        <w:rPr>
          <w:rFonts w:ascii="Times New Roman" w:hAnsi="Times New Roman" w:cs="Times New Roman"/>
        </w:rPr>
      </w:pPr>
    </w:p>
    <w:p w14:paraId="0F56DDCB" w14:textId="77777777" w:rsidR="007344DD" w:rsidRPr="007344DD" w:rsidRDefault="007344DD" w:rsidP="000C00D6">
      <w:pPr>
        <w:pStyle w:val="Heading1"/>
      </w:pPr>
      <w:r w:rsidRPr="007344DD">
        <w:t xml:space="preserve">Other Examples </w:t>
      </w:r>
    </w:p>
    <w:p w14:paraId="1287666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 time grid method for simulating events using the same model as that used for estimation is illustrated in Figure HAZARD BASED VPC. This shows the Kaplan-Meier survivor function obtained from the original data set and the 95% confidence interval for curves simulated using the time grid method.</w:t>
      </w:r>
    </w:p>
    <w:p w14:paraId="6F71277B" w14:textId="77777777" w:rsidR="007344DD" w:rsidRPr="007344DD" w:rsidRDefault="007344DD" w:rsidP="007344DD">
      <w:pPr>
        <w:rPr>
          <w:rFonts w:ascii="Times New Roman" w:hAnsi="Times New Roman" w:cs="Times New Roman"/>
        </w:rPr>
      </w:pPr>
    </w:p>
    <w:p w14:paraId="63048940" w14:textId="77777777" w:rsidR="000C00D6" w:rsidRPr="000C00D6" w:rsidRDefault="007344DD" w:rsidP="000C00D6">
      <w:pPr>
        <w:pStyle w:val="Heading3"/>
      </w:pPr>
      <w:proofErr w:type="gramStart"/>
      <w:r w:rsidRPr="000C00D6">
        <w:rPr>
          <w:rStyle w:val="Heading3Char"/>
          <w:b/>
          <w:bCs/>
        </w:rPr>
        <w:t>Supplementary Table X</w:t>
      </w:r>
      <w:r w:rsidRPr="000C00D6">
        <w:t>.</w:t>
      </w:r>
      <w:proofErr w:type="gramEnd"/>
      <w:r w:rsidRPr="000C00D6">
        <w:t xml:space="preserve"> </w:t>
      </w:r>
    </w:p>
    <w:p w14:paraId="401247E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 time grid is shown for simulation of bleeding events associated with warfarin treatment. The time grid covers 1 year period. Events are generated at 1 day intervals. The DVID variable is used to simulate observations of drug concentration (DVID=1, biomarker influencing the hazard (DVID=2) and whether or not an event occurred in the 1 day interval (DVID=3).</w:t>
      </w:r>
    </w:p>
    <w:tbl>
      <w:tblPr>
        <w:tblW w:w="8492" w:type="dxa"/>
        <w:tblCellMar>
          <w:left w:w="0" w:type="dxa"/>
          <w:right w:w="0" w:type="dxa"/>
        </w:tblCellMar>
        <w:tblLook w:val="0600" w:firstRow="0" w:lastRow="0" w:firstColumn="0" w:lastColumn="0" w:noHBand="1" w:noVBand="1"/>
      </w:tblPr>
      <w:tblGrid>
        <w:gridCol w:w="772"/>
        <w:gridCol w:w="772"/>
        <w:gridCol w:w="772"/>
        <w:gridCol w:w="772"/>
        <w:gridCol w:w="772"/>
        <w:gridCol w:w="772"/>
        <w:gridCol w:w="772"/>
        <w:gridCol w:w="772"/>
        <w:gridCol w:w="772"/>
        <w:gridCol w:w="772"/>
        <w:gridCol w:w="772"/>
      </w:tblGrid>
      <w:tr w:rsidR="007344DD" w:rsidRPr="007344DD" w14:paraId="077F4A70"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85E034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9AF71E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TIME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AB1D25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DDF2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AMT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7A520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RATE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4CAA5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ADDL</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D327A1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II</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481B4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FBE8F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DVID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1245E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DV</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B5ADA8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MDV</w:t>
            </w:r>
          </w:p>
        </w:tc>
      </w:tr>
      <w:tr w:rsidR="007344DD" w:rsidRPr="007344DD" w14:paraId="341616D6"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9575D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7B5E3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7E86C6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A93516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0A6E02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CF1AB5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364</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E4799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BDB7C3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39EF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FB340C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ACA0B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1199F7AA"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E76DCF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108E08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C9A763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CB6917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2F69E5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A25B7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403CD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0FCD68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EBF951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6C7AA8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4E71EE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60FC5508"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ABEE3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82AFF9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49D20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B02E80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98B0B7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6428D7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2392C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668302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60CE4E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7B608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D5E98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1AA59876"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B570F2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ED906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C8B6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FFDD2C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78B773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C68E31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EDD34C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73EE2C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8ECB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B1D0EF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4D42B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7E616F49"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DD6A24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1CA5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C168C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81434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A3AE5C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08EEC4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60BFEF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54238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88CEB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12321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BD67C0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39D95979"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AF733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886BDA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425A97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3E354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33398B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D7726C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F16BEB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6A01F7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7E40B0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287A32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88AA49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0ED44F0C"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4A534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8694F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B1C3F7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BA86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FBE1C6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B5531C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63714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7FD0C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1DF13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60717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9272C1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bl>
    <w:p w14:paraId="01E9322A" w14:textId="77777777" w:rsidR="007344DD" w:rsidRPr="007344DD" w:rsidRDefault="007344DD" w:rsidP="007344DD">
      <w:pPr>
        <w:rPr>
          <w:rFonts w:ascii="Times New Roman" w:hAnsi="Times New Roman" w:cs="Times New Roman"/>
        </w:rPr>
      </w:pPr>
    </w:p>
    <w:p w14:paraId="6A362E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$SIZES NO=1200 LIM6=</w:t>
      </w:r>
      <w:proofErr w:type="gramStart"/>
      <w:r w:rsidRPr="007344DD">
        <w:rPr>
          <w:rFonts w:ascii="Times New Roman" w:hAnsi="Times New Roman" w:cs="Times New Roman"/>
        </w:rPr>
        <w:t>1200 ;</w:t>
      </w:r>
      <w:proofErr w:type="gramEnd"/>
      <w:r w:rsidRPr="007344DD">
        <w:rPr>
          <w:rFonts w:ascii="Times New Roman" w:hAnsi="Times New Roman" w:cs="Times New Roman"/>
        </w:rPr>
        <w:t xml:space="preserve"> NO AND LIM6 MUST BE &gt;=MAX NUMBER OF OBSERVATIONS RECS/SUBJECT</w:t>
      </w:r>
    </w:p>
    <w:p w14:paraId="3BA5BB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$PROB SIMULATE TIME TO EVENT</w:t>
      </w:r>
    </w:p>
    <w:p w14:paraId="6025AE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roofErr w:type="gramStart"/>
      <w:r w:rsidRPr="007344DD">
        <w:rPr>
          <w:rFonts w:ascii="Times New Roman" w:hAnsi="Times New Roman" w:cs="Times New Roman"/>
        </w:rPr>
        <w:t>DATA ..</w:t>
      </w:r>
      <w:proofErr w:type="gramEnd"/>
      <w:r w:rsidRPr="007344DD">
        <w:rPr>
          <w:rFonts w:ascii="Times New Roman" w:hAnsi="Times New Roman" w:cs="Times New Roman"/>
        </w:rPr>
        <w:t>\</w:t>
      </w:r>
      <w:proofErr w:type="gramStart"/>
      <w:r w:rsidRPr="007344DD">
        <w:rPr>
          <w:rFonts w:ascii="Times New Roman" w:hAnsi="Times New Roman" w:cs="Times New Roman"/>
        </w:rPr>
        <w:t>data.csv</w:t>
      </w:r>
      <w:proofErr w:type="gramEnd"/>
    </w:p>
    <w:p w14:paraId="20B5CF6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$INPUT ID TIME TRT AMT RATE ADDL II WT DVID DV MDV REP</w:t>
      </w:r>
    </w:p>
    <w:p w14:paraId="79E1CF6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$SIM (20091202) (20091203 UNIFORM) (20091204 UNIFORM)</w:t>
      </w:r>
    </w:p>
    <w:p w14:paraId="66DE4C0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(20091218 UNIFORM) (20091220 UNIFORM) ONLYSIM NSUB=1</w:t>
      </w:r>
    </w:p>
    <w:p w14:paraId="79169502" w14:textId="77777777" w:rsidR="007344DD" w:rsidRPr="007344DD" w:rsidRDefault="007344DD" w:rsidP="007344DD">
      <w:pPr>
        <w:rPr>
          <w:rFonts w:ascii="Times New Roman" w:hAnsi="Times New Roman" w:cs="Times New Roman"/>
        </w:rPr>
      </w:pPr>
    </w:p>
    <w:p w14:paraId="725F54F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;O'REILLY RA, AGGELER PM. STUDIES ON COUMARIN ANTICOAGULANT DRUGS.</w:t>
      </w:r>
      <w:proofErr w:type="gramEnd"/>
      <w:r w:rsidRPr="007344DD">
        <w:rPr>
          <w:rFonts w:ascii="Times New Roman" w:hAnsi="Times New Roman" w:cs="Times New Roman"/>
        </w:rPr>
        <w:t xml:space="preserve"> </w:t>
      </w:r>
    </w:p>
    <w:p w14:paraId="4E4BE059"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;INITIATION OF WARFARIN THERAPY WITHOUT A LOADING DOSE.</w:t>
      </w:r>
      <w:proofErr w:type="gramEnd"/>
      <w:r w:rsidRPr="007344DD">
        <w:rPr>
          <w:rFonts w:ascii="Times New Roman" w:hAnsi="Times New Roman" w:cs="Times New Roman"/>
        </w:rPr>
        <w:t xml:space="preserve"> </w:t>
      </w:r>
    </w:p>
    <w:p w14:paraId="4FEA94F7"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;CIRCULATION</w:t>
      </w:r>
      <w:proofErr w:type="gramEnd"/>
      <w:r w:rsidRPr="007344DD">
        <w:rPr>
          <w:rFonts w:ascii="Times New Roman" w:hAnsi="Times New Roman" w:cs="Times New Roman"/>
        </w:rPr>
        <w:t>. 1968</w:t>
      </w:r>
      <w:proofErr w:type="gramStart"/>
      <w:r w:rsidRPr="007344DD">
        <w:rPr>
          <w:rFonts w:ascii="Times New Roman" w:hAnsi="Times New Roman" w:cs="Times New Roman"/>
        </w:rPr>
        <w:t>;38:169</w:t>
      </w:r>
      <w:proofErr w:type="gramEnd"/>
      <w:r w:rsidRPr="007344DD">
        <w:rPr>
          <w:rFonts w:ascii="Times New Roman" w:hAnsi="Times New Roman" w:cs="Times New Roman"/>
        </w:rPr>
        <w:t>-77.</w:t>
      </w:r>
    </w:p>
    <w:p w14:paraId="7561B160" w14:textId="77777777" w:rsidR="007344DD" w:rsidRPr="007344DD" w:rsidRDefault="007344DD" w:rsidP="007344DD">
      <w:pPr>
        <w:rPr>
          <w:rFonts w:ascii="Times New Roman" w:hAnsi="Times New Roman" w:cs="Times New Roman"/>
        </w:rPr>
      </w:pPr>
    </w:p>
    <w:p w14:paraId="3FDEB46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;O'REILLY RA, AGGELER PM, LEONG LS.</w:t>
      </w:r>
      <w:proofErr w:type="gramEnd"/>
      <w:r w:rsidRPr="007344DD">
        <w:rPr>
          <w:rFonts w:ascii="Times New Roman" w:hAnsi="Times New Roman" w:cs="Times New Roman"/>
        </w:rPr>
        <w:t xml:space="preserve"> STUDIES OF THE COUMARIN ANTICOAGULANT DRUGS:</w:t>
      </w:r>
    </w:p>
    <w:p w14:paraId="5DBC7983"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;THE</w:t>
      </w:r>
      <w:proofErr w:type="gramEnd"/>
      <w:r w:rsidRPr="007344DD">
        <w:rPr>
          <w:rFonts w:ascii="Times New Roman" w:hAnsi="Times New Roman" w:cs="Times New Roman"/>
        </w:rPr>
        <w:t xml:space="preserve"> PHARMACODYNAMICS OF WARFARIN IN MAN. </w:t>
      </w:r>
    </w:p>
    <w:p w14:paraId="228E6E1C" w14:textId="77777777" w:rsidR="007344DD" w:rsidRPr="007344DD" w:rsidRDefault="007344DD" w:rsidP="007344DD">
      <w:pPr>
        <w:rPr>
          <w:rFonts w:ascii="Times New Roman" w:hAnsi="Times New Roman" w:cs="Times New Roman"/>
          <w:lang w:val="de-DE"/>
        </w:rPr>
      </w:pPr>
      <w:r w:rsidRPr="007344DD">
        <w:rPr>
          <w:rFonts w:ascii="Times New Roman" w:hAnsi="Times New Roman" w:cs="Times New Roman"/>
          <w:lang w:val="de-DE"/>
        </w:rPr>
        <w:t>;J CLIN INVEST. 1963;42(10):1542-51.</w:t>
      </w:r>
    </w:p>
    <w:p w14:paraId="4D22E1A4" w14:textId="77777777" w:rsidR="007344DD" w:rsidRPr="007344DD" w:rsidRDefault="007344DD" w:rsidP="007344DD">
      <w:pPr>
        <w:rPr>
          <w:rFonts w:ascii="Times New Roman" w:hAnsi="Times New Roman" w:cs="Times New Roman"/>
          <w:lang w:val="de-DE"/>
        </w:rPr>
      </w:pPr>
    </w:p>
    <w:p w14:paraId="4E3736A1" w14:textId="77777777" w:rsidR="007344DD" w:rsidRPr="007344DD" w:rsidRDefault="007344DD" w:rsidP="007344DD">
      <w:pPr>
        <w:rPr>
          <w:rFonts w:ascii="Times New Roman" w:hAnsi="Times New Roman" w:cs="Times New Roman"/>
        </w:rPr>
      </w:pPr>
      <w:r w:rsidRPr="007344DD">
        <w:rPr>
          <w:rFonts w:ascii="Times New Roman" w:hAnsi="Times New Roman" w:cs="Times New Roman"/>
          <w:lang w:val="de-DE"/>
        </w:rPr>
        <w:t xml:space="preserve">;HOLFORD NHG. </w:t>
      </w:r>
      <w:r w:rsidRPr="007344DD">
        <w:rPr>
          <w:rFonts w:ascii="Times New Roman" w:hAnsi="Times New Roman" w:cs="Times New Roman"/>
        </w:rPr>
        <w:t>THE VISUAL PREDICTIVE CHECK – SUPERIORITY TO STANDARD DIAGNOSTIC</w:t>
      </w:r>
    </w:p>
    <w:p w14:paraId="3737A77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;(RORSCHACH) PLOTS </w:t>
      </w:r>
    </w:p>
    <w:p w14:paraId="6D204610"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w:t>
      </w:r>
      <w:proofErr w:type="gramEnd"/>
      <w:r w:rsidRPr="007344DD">
        <w:rPr>
          <w:rFonts w:ascii="Times New Roman" w:hAnsi="Times New Roman" w:cs="Times New Roman"/>
        </w:rPr>
        <w:t>WWW.PAGE-MEETING.ORG/?ABSTRACT=738]. PAGE. 2005</w:t>
      </w:r>
      <w:proofErr w:type="gramStart"/>
      <w:r w:rsidRPr="007344DD">
        <w:rPr>
          <w:rFonts w:ascii="Times New Roman" w:hAnsi="Times New Roman" w:cs="Times New Roman"/>
        </w:rPr>
        <w:t>;14</w:t>
      </w:r>
      <w:proofErr w:type="gramEnd"/>
    </w:p>
    <w:p w14:paraId="0A2CB8BF" w14:textId="77777777" w:rsidR="007344DD" w:rsidRPr="007344DD" w:rsidRDefault="007344DD" w:rsidP="007344DD">
      <w:pPr>
        <w:rPr>
          <w:rFonts w:ascii="Times New Roman" w:hAnsi="Times New Roman" w:cs="Times New Roman"/>
        </w:rPr>
      </w:pPr>
    </w:p>
    <w:p w14:paraId="70B81E46"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;EVENT</w:t>
      </w:r>
      <w:proofErr w:type="gramEnd"/>
      <w:r w:rsidRPr="007344DD">
        <w:rPr>
          <w:rFonts w:ascii="Times New Roman" w:hAnsi="Times New Roman" w:cs="Times New Roman"/>
        </w:rPr>
        <w:t xml:space="preserve"> HAZARD</w:t>
      </w:r>
    </w:p>
    <w:p w14:paraId="626E47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14:paraId="3BC0DFE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0.1 ;</w:t>
      </w:r>
      <w:proofErr w:type="gramEnd"/>
      <w:r w:rsidRPr="007344DD">
        <w:rPr>
          <w:rFonts w:ascii="Times New Roman" w:hAnsi="Times New Roman" w:cs="Times New Roman"/>
        </w:rPr>
        <w:t xml:space="preserve"> POP_HBASE 1/Y BASELINE HAZARD (MAJOR HAEMORRHAGE)</w:t>
      </w:r>
    </w:p>
    <w:p w14:paraId="715AD797"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0.2 ;</w:t>
      </w:r>
      <w:proofErr w:type="gramEnd"/>
      <w:r w:rsidRPr="007344DD">
        <w:rPr>
          <w:rFonts w:ascii="Times New Roman" w:hAnsi="Times New Roman" w:cs="Times New Roman"/>
        </w:rPr>
        <w:t xml:space="preserve"> POP_HDROP 1/Y BASELINE HAZARD (DROPOUT)</w:t>
      </w:r>
    </w:p>
    <w:p w14:paraId="450DB5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0 </w:t>
      </w:r>
      <w:proofErr w:type="gramStart"/>
      <w:r w:rsidRPr="007344DD">
        <w:rPr>
          <w:rFonts w:ascii="Times New Roman" w:hAnsi="Times New Roman" w:cs="Times New Roman"/>
        </w:rPr>
        <w:t>FIX ;</w:t>
      </w:r>
      <w:proofErr w:type="gramEnd"/>
      <w:r w:rsidRPr="007344DD">
        <w:rPr>
          <w:rFonts w:ascii="Times New Roman" w:hAnsi="Times New Roman" w:cs="Times New Roman"/>
        </w:rPr>
        <w:t xml:space="preserve"> POP_BTATRT HAZARD RATIO INCREASE PER 1 MG/D WARFARIN (0.4)</w:t>
      </w:r>
    </w:p>
    <w:p w14:paraId="3A08A7C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0 </w:t>
      </w:r>
      <w:proofErr w:type="gramStart"/>
      <w:r w:rsidRPr="007344DD">
        <w:rPr>
          <w:rFonts w:ascii="Times New Roman" w:hAnsi="Times New Roman" w:cs="Times New Roman"/>
        </w:rPr>
        <w:t>FIX ;</w:t>
      </w:r>
      <w:proofErr w:type="gramEnd"/>
      <w:r w:rsidRPr="007344DD">
        <w:rPr>
          <w:rFonts w:ascii="Times New Roman" w:hAnsi="Times New Roman" w:cs="Times New Roman"/>
        </w:rPr>
        <w:t xml:space="preserve"> POP_BTAPCA HAZARD RATIO INCREASE WITH 100% DECREASE IN PCA (2.0)</w:t>
      </w:r>
    </w:p>
    <w:p w14:paraId="791A3C7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0.5 ;</w:t>
      </w:r>
      <w:proofErr w:type="gramEnd"/>
      <w:r w:rsidRPr="007344DD">
        <w:rPr>
          <w:rFonts w:ascii="Times New Roman" w:hAnsi="Times New Roman" w:cs="Times New Roman"/>
        </w:rPr>
        <w:t xml:space="preserve"> POP_BTAINR HAZARD RATIO INCREASE WITH INR (0.5)</w:t>
      </w:r>
    </w:p>
    <w:p w14:paraId="7E8F5927" w14:textId="77777777" w:rsidR="007344DD" w:rsidRPr="007344DD" w:rsidRDefault="007344DD" w:rsidP="007344DD">
      <w:pPr>
        <w:rPr>
          <w:rFonts w:ascii="Times New Roman" w:hAnsi="Times New Roman" w:cs="Times New Roman"/>
        </w:rPr>
      </w:pPr>
    </w:p>
    <w:p w14:paraId="5C5C33F6"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;WARFARIN</w:t>
      </w:r>
      <w:proofErr w:type="gramEnd"/>
      <w:r w:rsidRPr="007344DD">
        <w:rPr>
          <w:rFonts w:ascii="Times New Roman" w:hAnsi="Times New Roman" w:cs="Times New Roman"/>
        </w:rPr>
        <w:t xml:space="preserve"> PKPD</w:t>
      </w:r>
    </w:p>
    <w:p w14:paraId="58425BE0" w14:textId="77777777" w:rsidR="007344DD" w:rsidRPr="007344DD" w:rsidRDefault="007344DD" w:rsidP="007344DD">
      <w:pPr>
        <w:rPr>
          <w:rFonts w:ascii="Times New Roman" w:hAnsi="Times New Roman" w:cs="Times New Roman"/>
        </w:rPr>
      </w:pPr>
    </w:p>
    <w:p w14:paraId="04CB95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14:paraId="113B5231"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(0.01,0.128,1) ; POP_CL L/H/70KG</w:t>
      </w:r>
    </w:p>
    <w:p w14:paraId="2BCCEAE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lastRenderedPageBreak/>
        <w:t>(0.01,8.11,20) ; POP_V L/70KG</w:t>
      </w:r>
    </w:p>
    <w:p w14:paraId="6F5D9116"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(0.01,1.46,24) ; POP_TABS H</w:t>
      </w:r>
    </w:p>
    <w:p w14:paraId="7393F705"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(0.,0.998,24) ; POP_LAG H</w:t>
      </w:r>
    </w:p>
    <w:p w14:paraId="0E7868BD"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(0.01,96.3,200) ; POP_PCA0</w:t>
      </w:r>
    </w:p>
    <w:p w14:paraId="3C56E01F"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-1. FIX ; POP_EMAX</w:t>
      </w:r>
    </w:p>
    <w:p w14:paraId="6BE0C759"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(0.01,1.24,10) ; POP_C50 MG/L</w:t>
      </w:r>
    </w:p>
    <w:p w14:paraId="294C831D"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(0.01,12.9,100) ; POP_TEQ H</w:t>
      </w:r>
    </w:p>
    <w:p w14:paraId="774ECB05" w14:textId="77777777" w:rsidR="007344DD" w:rsidRPr="007344DD" w:rsidRDefault="007344DD" w:rsidP="007344DD">
      <w:pPr>
        <w:rPr>
          <w:rFonts w:ascii="Times New Roman" w:hAnsi="Times New Roman" w:cs="Times New Roman"/>
          <w:lang w:val="pt-PT"/>
        </w:rPr>
      </w:pPr>
    </w:p>
    <w:p w14:paraId="24CF76B4"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$OMEGA</w:t>
      </w:r>
    </w:p>
    <w:p w14:paraId="4609A2D8"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0.0645 ; PPV_CL</w:t>
      </w:r>
    </w:p>
    <w:p w14:paraId="7AB90EEF"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0.0183 ; PPV_V</w:t>
      </w:r>
    </w:p>
    <w:p w14:paraId="287ED831"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0.619 ; PPV_TABS</w:t>
      </w:r>
    </w:p>
    <w:p w14:paraId="2538A2E6"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0.278 ; PPV_LAG</w:t>
      </w:r>
    </w:p>
    <w:p w14:paraId="08CE15E5"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0.001 ; PPV_PCA0</w:t>
      </w:r>
    </w:p>
    <w:p w14:paraId="652A987A"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 FIX ; PPV_EMAX</w:t>
      </w:r>
    </w:p>
    <w:p w14:paraId="2E28798E"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0.191 ; PPV_C50</w:t>
      </w:r>
    </w:p>
    <w:p w14:paraId="61CC1261"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0.0116 ; PPV_TEQ</w:t>
      </w:r>
    </w:p>
    <w:p w14:paraId="6CE9EC40"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   ; PPV_HBASE</w:t>
      </w:r>
    </w:p>
    <w:p w14:paraId="65194B5C" w14:textId="77777777" w:rsidR="007344DD" w:rsidRPr="007344DD" w:rsidRDefault="007344DD" w:rsidP="007344DD">
      <w:pPr>
        <w:rPr>
          <w:rFonts w:ascii="Times New Roman" w:hAnsi="Times New Roman" w:cs="Times New Roman"/>
          <w:lang w:val="pt-PT"/>
        </w:rPr>
      </w:pPr>
    </w:p>
    <w:p w14:paraId="166CE8DC"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$SIGMA</w:t>
      </w:r>
    </w:p>
    <w:p w14:paraId="6B2DEAA1"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0.00693 ; RUV_CV</w:t>
      </w:r>
    </w:p>
    <w:p w14:paraId="5B8F10DB"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0.0818 ; RUV_SD MG/L</w:t>
      </w:r>
    </w:p>
    <w:p w14:paraId="1A8690D4"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16. ; RUV_PCA </w:t>
      </w:r>
    </w:p>
    <w:p w14:paraId="376EE4BD" w14:textId="77777777" w:rsidR="007344DD" w:rsidRPr="002B1631" w:rsidRDefault="007344DD" w:rsidP="007344DD">
      <w:pPr>
        <w:rPr>
          <w:rFonts w:ascii="Times New Roman" w:hAnsi="Times New Roman" w:cs="Times New Roman"/>
          <w:lang w:val="pt-PT"/>
        </w:rPr>
      </w:pPr>
    </w:p>
    <w:p w14:paraId="344A0AB1"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$THETA</w:t>
      </w:r>
    </w:p>
    <w:p w14:paraId="1788EE96"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70 ; TBWKG_STD KG </w:t>
      </w:r>
    </w:p>
    <w:p w14:paraId="7B35B280"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$OMEGA</w:t>
      </w:r>
    </w:p>
    <w:p w14:paraId="560DD9A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 ; PPV_TBWKG</w:t>
      </w:r>
    </w:p>
    <w:p w14:paraId="6C64A161" w14:textId="77777777" w:rsidR="007344DD" w:rsidRPr="00AA46F5" w:rsidRDefault="007344DD" w:rsidP="007344DD">
      <w:pPr>
        <w:rPr>
          <w:rFonts w:ascii="Times New Roman" w:hAnsi="Times New Roman" w:cs="Times New Roman"/>
          <w:lang w:val="pt-PT"/>
        </w:rPr>
      </w:pPr>
    </w:p>
    <w:p w14:paraId="6B8FF6C7"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$SUBR ADVAN6 TOL=3</w:t>
      </w:r>
    </w:p>
    <w:p w14:paraId="0CFB29E8"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$MODEL</w:t>
      </w:r>
    </w:p>
    <w:p w14:paraId="1A835544"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COMP=CENTRAL</w:t>
      </w:r>
    </w:p>
    <w:p w14:paraId="3B6ADD15"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COMP=PCA</w:t>
      </w:r>
    </w:p>
    <w:p w14:paraId="0DB03E22"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COMP=HAZEVT</w:t>
      </w:r>
    </w:p>
    <w:p w14:paraId="3D4C471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COMP=HAZDRP</w:t>
      </w:r>
    </w:p>
    <w:p w14:paraId="3250F62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$PK</w:t>
      </w:r>
    </w:p>
    <w:p w14:paraId="670129F6" w14:textId="77777777" w:rsidR="007344DD" w:rsidRPr="00AA46F5" w:rsidRDefault="007344DD" w:rsidP="007344DD">
      <w:pPr>
        <w:rPr>
          <w:rFonts w:ascii="Times New Roman" w:hAnsi="Times New Roman" w:cs="Times New Roman"/>
          <w:lang w:val="pt-PT"/>
        </w:rPr>
      </w:pPr>
    </w:p>
    <w:p w14:paraId="32B3A7B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IF (NEWIND.LE.1) THEN</w:t>
      </w:r>
    </w:p>
    <w:p w14:paraId="31371B03" w14:textId="77777777"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LN2=</w:t>
      </w:r>
      <w:proofErr w:type="gramStart"/>
      <w:r w:rsidRPr="007344DD">
        <w:rPr>
          <w:rFonts w:ascii="Times New Roman" w:hAnsi="Times New Roman" w:cs="Times New Roman"/>
        </w:rPr>
        <w:t>LOG(</w:t>
      </w:r>
      <w:proofErr w:type="gramEnd"/>
      <w:r w:rsidRPr="007344DD">
        <w:rPr>
          <w:rFonts w:ascii="Times New Roman" w:hAnsi="Times New Roman" w:cs="Times New Roman"/>
        </w:rPr>
        <w:t>2)</w:t>
      </w:r>
    </w:p>
    <w:p w14:paraId="2A1406A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NOT HAD EVENT</w:t>
      </w:r>
    </w:p>
    <w:p w14:paraId="5D4FEFD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NOT DROPPED OUT</w:t>
      </w:r>
    </w:p>
    <w:p w14:paraId="5EB1B7C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w:t>
      </w:r>
      <w:proofErr w:type="gramStart"/>
      <w:r w:rsidRPr="007344DD">
        <w:rPr>
          <w:rFonts w:ascii="Times New Roman" w:hAnsi="Times New Roman" w:cs="Times New Roman"/>
        </w:rPr>
        <w:t>1 ;</w:t>
      </w:r>
      <w:proofErr w:type="gramEnd"/>
      <w:r w:rsidRPr="007344DD">
        <w:rPr>
          <w:rFonts w:ascii="Times New Roman" w:hAnsi="Times New Roman" w:cs="Times New Roman"/>
        </w:rPr>
        <w:t xml:space="preserve"> SURVIVOR FUNCTION AT TIME=0</w:t>
      </w:r>
    </w:p>
    <w:p w14:paraId="62E4BD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DOSE=0</w:t>
      </w:r>
    </w:p>
    <w:p w14:paraId="7C4CF1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2ECE5E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14:paraId="3E1BF6C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(NEWIND.LE.1)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FIRST RECORD</w:t>
      </w:r>
    </w:p>
    <w:p w14:paraId="51D6D38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2,R)</w:t>
      </w:r>
    </w:p>
    <w:p w14:paraId="397D0A4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UEVT=</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EVENT</w:t>
      </w:r>
    </w:p>
    <w:p w14:paraId="0D01114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3,R)</w:t>
      </w:r>
    </w:p>
    <w:p w14:paraId="7D009A7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UTRT=</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TREATMENT</w:t>
      </w:r>
    </w:p>
    <w:p w14:paraId="1B31F67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4,R)</w:t>
      </w:r>
    </w:p>
    <w:p w14:paraId="66C8C7D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UDRP=</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DROPOUT</w:t>
      </w:r>
    </w:p>
    <w:p w14:paraId="3FA734B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(UTRT.LT.0.25)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PLACEBO</w:t>
      </w:r>
    </w:p>
    <w:p w14:paraId="0C9DE70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RATE=0</w:t>
      </w:r>
    </w:p>
    <w:p w14:paraId="20B5119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ADDL=0</w:t>
      </w:r>
    </w:p>
    <w:p w14:paraId="5D70DF7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II=0</w:t>
      </w:r>
    </w:p>
    <w:p w14:paraId="4E38C91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SF1=0</w:t>
      </w:r>
    </w:p>
    <w:p w14:paraId="738860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STRT=0</w:t>
      </w:r>
    </w:p>
    <w:p w14:paraId="51E2A8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7F77BF8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 1</w:t>
      </w:r>
    </w:p>
    <w:p w14:paraId="2FFC5F3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SF1=2.5 </w:t>
      </w:r>
    </w:p>
    <w:p w14:paraId="7FDC7BB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STRT=1</w:t>
      </w:r>
    </w:p>
    <w:p w14:paraId="48822B8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44CD18E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(UTRT.LT.0.75)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 2</w:t>
      </w:r>
    </w:p>
    <w:p w14:paraId="0B408872" w14:textId="77777777"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SF1=5</w:t>
      </w:r>
    </w:p>
    <w:p w14:paraId="45BF37EF"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STRT=2</w:t>
      </w:r>
    </w:p>
    <w:p w14:paraId="53D1A058"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ELSE</w:t>
      </w:r>
    </w:p>
    <w:p w14:paraId="2C01259D"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SF1=10 </w:t>
      </w:r>
    </w:p>
    <w:p w14:paraId="430CC31D"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STRT=4</w:t>
      </w:r>
    </w:p>
    <w:p w14:paraId="5BA60986"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da-DK"/>
        </w:rPr>
        <w:t xml:space="preserve">               </w:t>
      </w:r>
      <w:r w:rsidRPr="007344DD">
        <w:rPr>
          <w:rFonts w:ascii="Times New Roman" w:hAnsi="Times New Roman" w:cs="Times New Roman"/>
        </w:rPr>
        <w:t>ENDIF</w:t>
      </w:r>
    </w:p>
    <w:p w14:paraId="0BC839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B4A9D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8770A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STBWKG=TBWKG_STD*</w:t>
      </w:r>
      <w:proofErr w:type="gramStart"/>
      <w:r w:rsidRPr="007344DD">
        <w:rPr>
          <w:rFonts w:ascii="Times New Roman" w:hAnsi="Times New Roman" w:cs="Times New Roman"/>
        </w:rPr>
        <w:t>EXP(</w:t>
      </w:r>
      <w:proofErr w:type="gramEnd"/>
      <w:r w:rsidRPr="007344DD">
        <w:rPr>
          <w:rFonts w:ascii="Times New Roman" w:hAnsi="Times New Roman" w:cs="Times New Roman"/>
        </w:rPr>
        <w:t>PPV_TBWKG) ; SIMULATED WEIGHT</w:t>
      </w:r>
    </w:p>
    <w:p w14:paraId="29E944D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7501A8B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DOSE=1*</w:t>
      </w:r>
      <w:proofErr w:type="gramStart"/>
      <w:r w:rsidRPr="007344DD">
        <w:rPr>
          <w:rFonts w:ascii="Times New Roman" w:hAnsi="Times New Roman" w:cs="Times New Roman"/>
        </w:rPr>
        <w:t>SF1 ;</w:t>
      </w:r>
      <w:proofErr w:type="gramEnd"/>
      <w:r w:rsidRPr="007344DD">
        <w:rPr>
          <w:rFonts w:ascii="Times New Roman" w:hAnsi="Times New Roman" w:cs="Times New Roman"/>
        </w:rPr>
        <w:t xml:space="preserve"> MG</w:t>
      </w:r>
    </w:p>
    <w:p w14:paraId="5BB172E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TBWKG=STBWKG</w:t>
      </w:r>
    </w:p>
    <w:p w14:paraId="4192EC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TRT=STRT</w:t>
      </w:r>
    </w:p>
    <w:p w14:paraId="3C7C554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08DFEB6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F1=DOSE</w:t>
      </w:r>
    </w:p>
    <w:p w14:paraId="1156456E" w14:textId="77777777" w:rsidR="007344DD" w:rsidRPr="007344DD" w:rsidRDefault="007344DD" w:rsidP="007344DD">
      <w:pPr>
        <w:rPr>
          <w:rFonts w:ascii="Times New Roman" w:hAnsi="Times New Roman" w:cs="Times New Roman"/>
        </w:rPr>
      </w:pPr>
    </w:p>
    <w:p w14:paraId="35B2483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FSZV=TBWKG/TBWKG_STD</w:t>
      </w:r>
    </w:p>
    <w:p w14:paraId="1389CC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FSZCL=FSZV**0.75</w:t>
      </w:r>
    </w:p>
    <w:p w14:paraId="2886D971" w14:textId="77777777" w:rsidR="007344DD" w:rsidRPr="007344DD" w:rsidRDefault="007344DD" w:rsidP="007344DD">
      <w:pPr>
        <w:rPr>
          <w:rFonts w:ascii="Times New Roman" w:hAnsi="Times New Roman" w:cs="Times New Roman"/>
        </w:rPr>
      </w:pPr>
    </w:p>
    <w:p w14:paraId="585092E0" w14:textId="77777777" w:rsidR="007344DD" w:rsidRPr="00AA46F5" w:rsidRDefault="007344DD" w:rsidP="007344DD">
      <w:pPr>
        <w:rPr>
          <w:rFonts w:ascii="Times New Roman" w:hAnsi="Times New Roman" w:cs="Times New Roman"/>
          <w:lang w:val="pt-PT"/>
        </w:rPr>
      </w:pPr>
      <w:r w:rsidRPr="002B1631">
        <w:rPr>
          <w:rFonts w:ascii="Times New Roman" w:hAnsi="Times New Roman" w:cs="Times New Roman"/>
        </w:rPr>
        <w:t xml:space="preserve">   </w:t>
      </w:r>
      <w:r w:rsidRPr="00AA46F5">
        <w:rPr>
          <w:rFonts w:ascii="Times New Roman" w:hAnsi="Times New Roman" w:cs="Times New Roman"/>
          <w:lang w:val="pt-PT"/>
        </w:rPr>
        <w:t>CL=FSZCL*POP_CL*EXP(PPV_CL)*24 ; L/H -&gt; L/D</w:t>
      </w:r>
    </w:p>
    <w:p w14:paraId="261F7883"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V=FSZV*POP_V*EXP(PPV_V)</w:t>
      </w:r>
    </w:p>
    <w:p w14:paraId="205F0AF7" w14:textId="77777777" w:rsidR="007344DD" w:rsidRPr="007344DD"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w:t>
      </w:r>
      <w:r w:rsidRPr="007344DD">
        <w:rPr>
          <w:rFonts w:ascii="Times New Roman" w:hAnsi="Times New Roman" w:cs="Times New Roman"/>
          <w:lang w:val="pt-PT"/>
        </w:rPr>
        <w:t>TABS=POP_TABS*EXP(PPV_TABS)/24 ; H -&gt; D</w:t>
      </w:r>
    </w:p>
    <w:p w14:paraId="7934633E"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pt-PT"/>
        </w:rPr>
        <w:t xml:space="preserve">   </w:t>
      </w:r>
      <w:r w:rsidRPr="007344DD">
        <w:rPr>
          <w:rFonts w:ascii="Times New Roman" w:hAnsi="Times New Roman" w:cs="Times New Roman"/>
          <w:lang w:val="nb-NO"/>
        </w:rPr>
        <w:t>TLAG=POP_LAG*EXP(PPV_LAG)/24 ; H -&gt; D</w:t>
      </w:r>
    </w:p>
    <w:p w14:paraId="69D04698" w14:textId="77777777" w:rsidR="007344DD" w:rsidRPr="007344DD" w:rsidRDefault="007344DD" w:rsidP="007344DD">
      <w:pPr>
        <w:rPr>
          <w:rFonts w:ascii="Times New Roman" w:hAnsi="Times New Roman" w:cs="Times New Roman"/>
          <w:lang w:val="nb-NO"/>
        </w:rPr>
      </w:pPr>
    </w:p>
    <w:p w14:paraId="763125D5"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PCA0=POP_PCA0*EXP(PPV_PCA0)</w:t>
      </w:r>
    </w:p>
    <w:p w14:paraId="56855CCE"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EMAX=POP_EMAX*EXP(PPV_EMAX)</w:t>
      </w:r>
    </w:p>
    <w:p w14:paraId="55463190"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C50=POP_C50*EXP(PPV_C50)</w:t>
      </w:r>
    </w:p>
    <w:p w14:paraId="00E83C48"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TEQ=POP_TEQ*EXP(PPV_TEQ)/24 ; H -&gt; D</w:t>
      </w:r>
    </w:p>
    <w:p w14:paraId="685D36E6" w14:textId="77777777" w:rsidR="007344DD" w:rsidRPr="007344DD" w:rsidRDefault="007344DD" w:rsidP="007344DD">
      <w:pPr>
        <w:rPr>
          <w:rFonts w:ascii="Times New Roman" w:hAnsi="Times New Roman" w:cs="Times New Roman"/>
          <w:lang w:val="nb-NO"/>
        </w:rPr>
      </w:pPr>
    </w:p>
    <w:p w14:paraId="5B0FFDDB" w14:textId="77777777" w:rsidR="007344DD" w:rsidRPr="007344DD" w:rsidRDefault="007344DD" w:rsidP="007344DD">
      <w:pPr>
        <w:rPr>
          <w:rFonts w:ascii="Times New Roman" w:hAnsi="Times New Roman" w:cs="Times New Roman"/>
          <w:lang w:val="es-ES_tradnl"/>
        </w:rPr>
      </w:pPr>
      <w:r w:rsidRPr="007344DD">
        <w:rPr>
          <w:rFonts w:ascii="Times New Roman" w:hAnsi="Times New Roman" w:cs="Times New Roman"/>
          <w:lang w:val="nb-NO"/>
        </w:rPr>
        <w:t xml:space="preserve">   </w:t>
      </w:r>
      <w:r w:rsidRPr="007344DD">
        <w:rPr>
          <w:rFonts w:ascii="Times New Roman" w:hAnsi="Times New Roman" w:cs="Times New Roman"/>
          <w:lang w:val="es-ES_tradnl"/>
        </w:rPr>
        <w:t>HBASE=POP_HBASE*EXP(PPV_HBASE)/365 ; 1/Y -&gt; 1/D</w:t>
      </w:r>
    </w:p>
    <w:p w14:paraId="0F8A99DF" w14:textId="77777777" w:rsidR="007344DD" w:rsidRPr="002B1631" w:rsidRDefault="007344DD" w:rsidP="007344DD">
      <w:pPr>
        <w:rPr>
          <w:rFonts w:ascii="Times New Roman" w:hAnsi="Times New Roman" w:cs="Times New Roman"/>
          <w:lang w:val="es-ES_tradnl"/>
        </w:rPr>
      </w:pPr>
      <w:r w:rsidRPr="007344DD">
        <w:rPr>
          <w:rFonts w:ascii="Times New Roman" w:hAnsi="Times New Roman" w:cs="Times New Roman"/>
          <w:lang w:val="es-ES_tradnl"/>
        </w:rPr>
        <w:lastRenderedPageBreak/>
        <w:t xml:space="preserve">   </w:t>
      </w:r>
      <w:r w:rsidRPr="002B1631">
        <w:rPr>
          <w:rFonts w:ascii="Times New Roman" w:hAnsi="Times New Roman" w:cs="Times New Roman"/>
          <w:lang w:val="es-ES_tradnl"/>
        </w:rPr>
        <w:t>HDROP=POP_HDROP/365 ; 1/Y -&gt; 1/D</w:t>
      </w:r>
    </w:p>
    <w:p w14:paraId="533DB549"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BTATRT=POP_BTATRT </w:t>
      </w:r>
    </w:p>
    <w:p w14:paraId="016090FB"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BTAPCA=POP_BTAPCA </w:t>
      </w:r>
    </w:p>
    <w:p w14:paraId="70A6B064"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BTAINR=POP_BTAINR </w:t>
      </w:r>
    </w:p>
    <w:p w14:paraId="45C9E9E9" w14:textId="77777777" w:rsidR="007344DD" w:rsidRPr="002B1631" w:rsidRDefault="007344DD" w:rsidP="007344DD">
      <w:pPr>
        <w:rPr>
          <w:rFonts w:ascii="Times New Roman" w:hAnsi="Times New Roman" w:cs="Times New Roman"/>
          <w:lang w:val="es-ES_tradnl"/>
        </w:rPr>
      </w:pPr>
    </w:p>
    <w:p w14:paraId="6E1F5F24"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D1=TABS</w:t>
      </w:r>
    </w:p>
    <w:p w14:paraId="4491DD91"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ALAG1=TLAG</w:t>
      </w:r>
    </w:p>
    <w:p w14:paraId="2AEDD653"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es-ES_tradnl"/>
        </w:rPr>
        <w:t xml:space="preserve">   </w:t>
      </w:r>
      <w:r w:rsidRPr="002B1631">
        <w:rPr>
          <w:rFonts w:ascii="Times New Roman" w:hAnsi="Times New Roman" w:cs="Times New Roman"/>
          <w:lang w:val="pl-PL"/>
        </w:rPr>
        <w:t>S1=V</w:t>
      </w:r>
    </w:p>
    <w:p w14:paraId="0143EF0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A_0(2)=PCA0</w:t>
      </w:r>
    </w:p>
    <w:p w14:paraId="26363803"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KPCA=LN2/TEQ</w:t>
      </w:r>
    </w:p>
    <w:p w14:paraId="090F9BB8"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RPCA=PCA0*KPCA</w:t>
      </w:r>
    </w:p>
    <w:p w14:paraId="36D58B8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p>
    <w:p w14:paraId="39571D57"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$DES</w:t>
      </w:r>
    </w:p>
    <w:p w14:paraId="5E0D597C"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DCP=A(1)/V</w:t>
      </w:r>
    </w:p>
    <w:p w14:paraId="412EE3CE"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DPCA=A(2)</w:t>
      </w:r>
    </w:p>
    <w:p w14:paraId="3EE6360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DINR=PCA0/DPCA</w:t>
      </w:r>
    </w:p>
    <w:p w14:paraId="20B42687"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PD=1+EMAX*DCP/(C50+DCP)</w:t>
      </w:r>
    </w:p>
    <w:p w14:paraId="3A36DD6A" w14:textId="77777777" w:rsidR="007344DD" w:rsidRPr="002B1631" w:rsidRDefault="007344DD" w:rsidP="007344DD">
      <w:pPr>
        <w:rPr>
          <w:rFonts w:ascii="Times New Roman" w:hAnsi="Times New Roman" w:cs="Times New Roman"/>
          <w:lang w:val="pl-PL"/>
        </w:rPr>
      </w:pPr>
    </w:p>
    <w:p w14:paraId="65D8F336" w14:textId="77777777" w:rsidR="007344DD" w:rsidRPr="00AA46F5"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r w:rsidRPr="00AA46F5">
        <w:rPr>
          <w:rFonts w:ascii="Times New Roman" w:hAnsi="Times New Roman" w:cs="Times New Roman"/>
          <w:lang w:val="pl-PL"/>
        </w:rPr>
        <w:t>DADT(1)=- CL*DCP ; WARFARIN CONC</w:t>
      </w:r>
    </w:p>
    <w:p w14:paraId="4EF7584D" w14:textId="77777777"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DADT(2)=RPCA*PD - KPCA*DPCA ; TURNOVER FOR PCA</w:t>
      </w:r>
    </w:p>
    <w:p w14:paraId="02035B37" w14:textId="77777777"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DADT(3)=HBASE * EXP(BTATRT*TRT + BTAINR*DINR + BTAPCA*(1-DPCA/PCA0))</w:t>
      </w:r>
    </w:p>
    <w:p w14:paraId="55CF0D45" w14:textId="77777777" w:rsidR="007344DD" w:rsidRPr="002B1631" w:rsidRDefault="007344DD" w:rsidP="007344DD">
      <w:pPr>
        <w:rPr>
          <w:rFonts w:ascii="Times New Roman" w:hAnsi="Times New Roman" w:cs="Times New Roman"/>
          <w:lang w:val="es-ES_tradnl"/>
        </w:rPr>
      </w:pPr>
      <w:r w:rsidRPr="00AA46F5">
        <w:rPr>
          <w:rFonts w:ascii="Times New Roman" w:hAnsi="Times New Roman" w:cs="Times New Roman"/>
          <w:lang w:val="pl-PL"/>
        </w:rPr>
        <w:t xml:space="preserve">   </w:t>
      </w:r>
      <w:r w:rsidRPr="002B1631">
        <w:rPr>
          <w:rFonts w:ascii="Times New Roman" w:hAnsi="Times New Roman" w:cs="Times New Roman"/>
          <w:lang w:val="es-ES_tradnl"/>
        </w:rPr>
        <w:t>DADT(4)=HDROP</w:t>
      </w:r>
    </w:p>
    <w:p w14:paraId="033CE411" w14:textId="77777777" w:rsidR="007344DD" w:rsidRPr="002B1631" w:rsidRDefault="007344DD" w:rsidP="007344DD">
      <w:pPr>
        <w:rPr>
          <w:rFonts w:ascii="Times New Roman" w:hAnsi="Times New Roman" w:cs="Times New Roman"/>
          <w:lang w:val="es-ES_tradnl"/>
        </w:rPr>
      </w:pPr>
    </w:p>
    <w:p w14:paraId="52061C0B"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$ERROR</w:t>
      </w:r>
    </w:p>
    <w:p w14:paraId="4F6EB0DB" w14:textId="77777777" w:rsidR="007344DD" w:rsidRPr="002B1631" w:rsidRDefault="007344DD" w:rsidP="007344DD">
      <w:pPr>
        <w:rPr>
          <w:rFonts w:ascii="Times New Roman" w:hAnsi="Times New Roman" w:cs="Times New Roman"/>
          <w:lang w:val="es-ES_tradnl"/>
        </w:rPr>
      </w:pPr>
    </w:p>
    <w:p w14:paraId="6483B0C0" w14:textId="77777777" w:rsidR="007344DD" w:rsidRPr="00AA46F5" w:rsidRDefault="007344DD" w:rsidP="007344DD">
      <w:pPr>
        <w:rPr>
          <w:rFonts w:ascii="Times New Roman" w:hAnsi="Times New Roman" w:cs="Times New Roman"/>
          <w:lang w:val="pt-PT"/>
        </w:rPr>
      </w:pPr>
      <w:r w:rsidRPr="002B1631">
        <w:rPr>
          <w:rFonts w:ascii="Times New Roman" w:hAnsi="Times New Roman" w:cs="Times New Roman"/>
          <w:lang w:val="es-ES_tradnl"/>
        </w:rPr>
        <w:t xml:space="preserve">   </w:t>
      </w:r>
      <w:r w:rsidRPr="00AA46F5">
        <w:rPr>
          <w:rFonts w:ascii="Times New Roman" w:hAnsi="Times New Roman" w:cs="Times New Roman"/>
          <w:lang w:val="pt-PT"/>
        </w:rPr>
        <w:t>CP=A(1)/V</w:t>
      </w:r>
    </w:p>
    <w:p w14:paraId="2B20A4D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PCA=A(2)</w:t>
      </w:r>
    </w:p>
    <w:p w14:paraId="1E61C0C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CUMEVT=A(3)</w:t>
      </w:r>
    </w:p>
    <w:p w14:paraId="272E3E62" w14:textId="77777777"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CUMDRP=</w:t>
      </w:r>
      <w:proofErr w:type="gramStart"/>
      <w:r w:rsidRPr="007344DD">
        <w:rPr>
          <w:rFonts w:ascii="Times New Roman" w:hAnsi="Times New Roman" w:cs="Times New Roman"/>
        </w:rPr>
        <w:t>A(</w:t>
      </w:r>
      <w:proofErr w:type="gramEnd"/>
      <w:r w:rsidRPr="007344DD">
        <w:rPr>
          <w:rFonts w:ascii="Times New Roman" w:hAnsi="Times New Roman" w:cs="Times New Roman"/>
        </w:rPr>
        <w:t>4)</w:t>
      </w:r>
    </w:p>
    <w:p w14:paraId="341BFB23" w14:textId="77777777" w:rsidR="007344DD" w:rsidRPr="007344DD" w:rsidRDefault="007344DD" w:rsidP="007344DD">
      <w:pPr>
        <w:rPr>
          <w:rFonts w:ascii="Times New Roman" w:hAnsi="Times New Roman" w:cs="Times New Roman"/>
        </w:rPr>
      </w:pPr>
    </w:p>
    <w:p w14:paraId="307E36C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EVENT UP TO THIS TIME</w:t>
      </w:r>
    </w:p>
    <w:p w14:paraId="7508013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SEVTT=</w:t>
      </w:r>
      <w:proofErr w:type="gramStart"/>
      <w:r w:rsidRPr="007344DD">
        <w:rPr>
          <w:rFonts w:ascii="Times New Roman" w:hAnsi="Times New Roman" w:cs="Times New Roman"/>
        </w:rPr>
        <w:t>EXP(</w:t>
      </w:r>
      <w:proofErr w:type="gramEnd"/>
      <w:r w:rsidRPr="007344DD">
        <w:rPr>
          <w:rFonts w:ascii="Times New Roman" w:hAnsi="Times New Roman" w:cs="Times New Roman"/>
        </w:rPr>
        <w:t>-CUMEVT) ; SURVIVOR FUNCTION (T)</w:t>
      </w:r>
    </w:p>
    <w:p w14:paraId="4F23E9DB" w14:textId="77777777" w:rsidR="007344DD" w:rsidRPr="007344DD" w:rsidRDefault="007344DD" w:rsidP="007344DD">
      <w:pPr>
        <w:rPr>
          <w:rFonts w:ascii="Times New Roman" w:hAnsi="Times New Roman" w:cs="Times New Roman"/>
        </w:rPr>
      </w:pPr>
    </w:p>
    <w:p w14:paraId="2FCF64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DROPPED OUT TO THIS TIME</w:t>
      </w:r>
    </w:p>
    <w:p w14:paraId="423D48D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SDRPT=</w:t>
      </w:r>
      <w:proofErr w:type="gramStart"/>
      <w:r w:rsidRPr="007344DD">
        <w:rPr>
          <w:rFonts w:ascii="Times New Roman" w:hAnsi="Times New Roman" w:cs="Times New Roman"/>
        </w:rPr>
        <w:t>EXP(</w:t>
      </w:r>
      <w:proofErr w:type="gramEnd"/>
      <w:r w:rsidRPr="007344DD">
        <w:rPr>
          <w:rFonts w:ascii="Times New Roman" w:hAnsi="Times New Roman" w:cs="Times New Roman"/>
        </w:rPr>
        <w:t>-CUMDRP) ; SURVIVOR FUNCTION (T)</w:t>
      </w:r>
    </w:p>
    <w:p w14:paraId="44205A50" w14:textId="77777777" w:rsidR="007344DD" w:rsidRPr="007344DD" w:rsidRDefault="007344DD" w:rsidP="007344DD">
      <w:pPr>
        <w:rPr>
          <w:rFonts w:ascii="Times New Roman" w:hAnsi="Times New Roman" w:cs="Times New Roman"/>
        </w:rPr>
      </w:pPr>
    </w:p>
    <w:p w14:paraId="283592B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(DVID.LE.1) THEN</w:t>
      </w:r>
    </w:p>
    <w:p w14:paraId="2A4A66A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14:paraId="0350C4ED" w14:textId="77777777" w:rsidR="007344DD" w:rsidRPr="007344DD" w:rsidRDefault="007344DD" w:rsidP="007344DD">
      <w:pPr>
        <w:rPr>
          <w:rFonts w:ascii="Times New Roman" w:hAnsi="Times New Roman" w:cs="Times New Roman"/>
          <w:lang w:val="es-ES_tradnl"/>
        </w:rPr>
      </w:pPr>
      <w:r w:rsidRPr="002B1631">
        <w:rPr>
          <w:rFonts w:ascii="Times New Roman" w:hAnsi="Times New Roman" w:cs="Times New Roman"/>
        </w:rPr>
        <w:t xml:space="preserve">      </w:t>
      </w:r>
      <w:r w:rsidRPr="007344DD">
        <w:rPr>
          <w:rFonts w:ascii="Times New Roman" w:hAnsi="Times New Roman" w:cs="Times New Roman"/>
          <w:lang w:val="es-ES_tradnl"/>
        </w:rPr>
        <w:t>Y=CP*(1+RUV_CV) + RUV_SD</w:t>
      </w:r>
    </w:p>
    <w:p w14:paraId="4C9F6AAC" w14:textId="77777777" w:rsidR="007344DD" w:rsidRPr="007344DD" w:rsidRDefault="007344DD" w:rsidP="007344DD">
      <w:pPr>
        <w:rPr>
          <w:rFonts w:ascii="Times New Roman" w:hAnsi="Times New Roman" w:cs="Times New Roman"/>
        </w:rPr>
      </w:pPr>
      <w:r w:rsidRPr="007344DD">
        <w:rPr>
          <w:rFonts w:ascii="Times New Roman" w:hAnsi="Times New Roman" w:cs="Times New Roman"/>
          <w:lang w:val="es-ES_tradnl"/>
        </w:rPr>
        <w:t xml:space="preserve">   </w:t>
      </w:r>
      <w:r w:rsidRPr="007344DD">
        <w:rPr>
          <w:rFonts w:ascii="Times New Roman" w:hAnsi="Times New Roman" w:cs="Times New Roman"/>
        </w:rPr>
        <w:t>ENDIF</w:t>
      </w:r>
    </w:p>
    <w:p w14:paraId="1ACC39A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(DVID.EQ.2) THEN</w:t>
      </w:r>
    </w:p>
    <w:p w14:paraId="27CBAA9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14:paraId="4B5CE35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Y=PCA + RUV_PCA</w:t>
      </w:r>
    </w:p>
    <w:p w14:paraId="458A2A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60958B7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(DVID.EQ.3.AND.DV.EQ.0)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CENSORED EVENT</w:t>
      </w:r>
    </w:p>
    <w:p w14:paraId="64143E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14:paraId="779C7E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SURVIVOR FUNCTION</w:t>
      </w:r>
    </w:p>
    <w:p w14:paraId="49B41DB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ENDIF</w:t>
      </w:r>
    </w:p>
    <w:p w14:paraId="1DE4ED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(DVID.EQ.3.AND.DV.EQ.1)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EVENT IN INTERVAL</w:t>
      </w:r>
    </w:p>
    <w:p w14:paraId="72701AB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14:paraId="51BE528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Y=SEVTZ - </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LIKELIHOOD OF EVENT IN INTERVAL</w:t>
      </w:r>
    </w:p>
    <w:p w14:paraId="0D70A96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361EF21D" w14:textId="77777777" w:rsidR="007344DD" w:rsidRPr="007344DD" w:rsidRDefault="007344DD" w:rsidP="007344DD">
      <w:pPr>
        <w:rPr>
          <w:rFonts w:ascii="Times New Roman" w:hAnsi="Times New Roman" w:cs="Times New Roman"/>
        </w:rPr>
      </w:pPr>
    </w:p>
    <w:p w14:paraId="5C3B106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14:paraId="60F0753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(DVID.EQ.3.AND.HASDRP.EQ.0.AND.SDRPT.LT.UDRP) THEN</w:t>
      </w:r>
    </w:p>
    <w:p w14:paraId="03CE85B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HASDRP=1</w:t>
      </w:r>
    </w:p>
    <w:p w14:paraId="24EDA90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CENSORED EVENT</w:t>
      </w:r>
    </w:p>
    <w:p w14:paraId="4C7A7E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1241E8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058EB4E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4EBF0D9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(HASDRP.EQ.0.AND.HASEVT.EQ.0) THEN</w:t>
      </w:r>
    </w:p>
    <w:p w14:paraId="1278FD2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CHECK FOR EVENT</w:t>
      </w:r>
    </w:p>
    <w:p w14:paraId="469463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(SEVTT.LT.UEVT)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EVENT </w:t>
      </w:r>
    </w:p>
    <w:p w14:paraId="45B96D3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HASEVT=1</w:t>
      </w:r>
    </w:p>
    <w:p w14:paraId="75A03A7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DVX=1</w:t>
      </w:r>
    </w:p>
    <w:p w14:paraId="1EEFAC6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6BB544F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242424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DUMMY EVENT RECORD</w:t>
      </w:r>
    </w:p>
    <w:p w14:paraId="198803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14:paraId="11E90A7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344473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MDVX=1</w:t>
      </w:r>
    </w:p>
    <w:p w14:paraId="41153B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669F91F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LAST RECORD (DEFAULT FOR CENSORING) OR OTHER EVID (DOSE, OBS)</w:t>
      </w:r>
    </w:p>
    <w:p w14:paraId="12B0D3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(DVID.EQ.4)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LAST RECORD</w:t>
      </w:r>
    </w:p>
    <w:p w14:paraId="24A63D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CENSORED EVENT</w:t>
      </w:r>
    </w:p>
    <w:p w14:paraId="188CC1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6AF569F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63EFE5A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DOSE OR CONC OR PCA</w:t>
      </w:r>
    </w:p>
    <w:p w14:paraId="054B04E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(DVID.EQ.0)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w:t>
      </w:r>
    </w:p>
    <w:p w14:paraId="2A06D5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14:paraId="6346C2D1" w14:textId="77777777" w:rsidR="007344DD" w:rsidRPr="002B1631" w:rsidRDefault="007344DD" w:rsidP="007344DD">
      <w:pPr>
        <w:rPr>
          <w:rFonts w:ascii="Times New Roman" w:hAnsi="Times New Roman" w:cs="Times New Roman"/>
          <w:lang w:val="fr-FR"/>
        </w:rPr>
      </w:pPr>
      <w:r w:rsidRPr="007344DD">
        <w:rPr>
          <w:rFonts w:ascii="Times New Roman" w:hAnsi="Times New Roman" w:cs="Times New Roman"/>
        </w:rPr>
        <w:t xml:space="preserve">                     </w:t>
      </w:r>
      <w:r w:rsidRPr="002B1631">
        <w:rPr>
          <w:rFonts w:ascii="Times New Roman" w:hAnsi="Times New Roman" w:cs="Times New Roman"/>
          <w:lang w:val="fr-FR"/>
        </w:rPr>
        <w:t>MDVX=1</w:t>
      </w:r>
    </w:p>
    <w:p w14:paraId="2CACB5BA"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ELSE ; OBSERVATION</w:t>
      </w:r>
    </w:p>
    <w:p w14:paraId="78C46653"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DVX=Y</w:t>
      </w:r>
    </w:p>
    <w:p w14:paraId="2196827A"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MDVX=0</w:t>
      </w:r>
    </w:p>
    <w:p w14:paraId="261853C5"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fr-FR"/>
        </w:rPr>
        <w:t xml:space="preserve">                  </w:t>
      </w:r>
      <w:r w:rsidRPr="007344DD">
        <w:rPr>
          <w:rFonts w:ascii="Times New Roman" w:hAnsi="Times New Roman" w:cs="Times New Roman"/>
        </w:rPr>
        <w:t>ENDIF</w:t>
      </w:r>
    </w:p>
    <w:p w14:paraId="0E5271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DVIX=DVID</w:t>
      </w:r>
    </w:p>
    <w:p w14:paraId="0BC7DA5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0D0EF9B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28DD1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AFTER DROPOUT OR AFTER EVENT SO CONVERT TO MISSING</w:t>
      </w:r>
    </w:p>
    <w:p w14:paraId="65B81D70" w14:textId="77777777"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DVX=0</w:t>
      </w:r>
    </w:p>
    <w:p w14:paraId="634E46F3"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DVIX=DVID</w:t>
      </w:r>
    </w:p>
    <w:p w14:paraId="4D04BC62"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MDVX=1</w:t>
      </w:r>
    </w:p>
    <w:p w14:paraId="49BBC8DA"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14:paraId="44153773"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14:paraId="7CFD11F6"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da-DK"/>
        </w:rPr>
        <w:lastRenderedPageBreak/>
        <w:t xml:space="preserve">   </w:t>
      </w:r>
      <w:r w:rsidRPr="007344DD">
        <w:rPr>
          <w:rFonts w:ascii="Times New Roman" w:hAnsi="Times New Roman" w:cs="Times New Roman"/>
        </w:rPr>
        <w:t>ENDIF</w:t>
      </w:r>
    </w:p>
    <w:p w14:paraId="13A70CBF" w14:textId="77777777" w:rsidR="007344DD" w:rsidRPr="007344DD" w:rsidRDefault="007344DD" w:rsidP="007344DD">
      <w:pPr>
        <w:rPr>
          <w:rFonts w:ascii="Times New Roman" w:hAnsi="Times New Roman" w:cs="Times New Roman"/>
        </w:rPr>
      </w:pPr>
    </w:p>
    <w:p w14:paraId="0AA0B0F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START NEW EVENT INTERVAL</w:t>
      </w:r>
    </w:p>
    <w:p w14:paraId="51B1A25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SURVIVOR FUNCTION AT START OF NEW INTERVAL</w:t>
      </w:r>
    </w:p>
    <w:p w14:paraId="26AD965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SAVE RECURSIVE RANDOM VARIABLE (ONLY WORKS WITH NM6 OR LATER)</w:t>
      </w:r>
    </w:p>
    <w:p w14:paraId="6C6D139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SEVTZ=SEVTZ</w:t>
      </w:r>
    </w:p>
    <w:p w14:paraId="2F958A7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6ED750F" w14:textId="77777777" w:rsidR="007344DD" w:rsidRPr="007344DD" w:rsidRDefault="007344DD" w:rsidP="007344DD">
      <w:pPr>
        <w:rPr>
          <w:rFonts w:ascii="Times New Roman" w:hAnsi="Times New Roman" w:cs="Times New Roman"/>
        </w:rPr>
      </w:pPr>
    </w:p>
    <w:p w14:paraId="2EB0900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INR=PCA0/PCA</w:t>
      </w:r>
    </w:p>
    <w:p w14:paraId="46920C46" w14:textId="77777777" w:rsidR="007344DD" w:rsidRPr="007344DD" w:rsidRDefault="007344DD" w:rsidP="007344DD">
      <w:pPr>
        <w:rPr>
          <w:rFonts w:ascii="Times New Roman" w:hAnsi="Times New Roman" w:cs="Times New Roman"/>
        </w:rPr>
      </w:pPr>
    </w:p>
    <w:p w14:paraId="6BEDA7F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$TABLE ID TIME TRT AMT RATE ADDL II TBWKG DVIX DVX MDVX REP</w:t>
      </w:r>
    </w:p>
    <w:p w14:paraId="1751234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CP PCA INR CL V TABS TLAG F1 PCA0 EMAX C50 TEQ</w:t>
      </w:r>
    </w:p>
    <w:p w14:paraId="1EC2C9A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NOAPPEND ONEHEADER NOPRINT FILE=</w:t>
      </w:r>
      <w:proofErr w:type="spellStart"/>
      <w:r w:rsidRPr="007344DD">
        <w:rPr>
          <w:rFonts w:ascii="Times New Roman" w:hAnsi="Times New Roman" w:cs="Times New Roman"/>
        </w:rPr>
        <w:t>warf_inr_sim_org.fit</w:t>
      </w:r>
      <w:proofErr w:type="spellEnd"/>
    </w:p>
    <w:p w14:paraId="31BE35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br w:type="page"/>
      </w:r>
    </w:p>
    <w:p w14:paraId="690BCE33" w14:textId="77777777" w:rsidR="00F3073E" w:rsidRPr="00B8651A" w:rsidRDefault="00F3073E" w:rsidP="008C0AE7">
      <w:pPr>
        <w:rPr>
          <w:rFonts w:ascii="Times New Roman" w:hAnsi="Times New Roman" w:cs="Times New Roman"/>
        </w:rPr>
      </w:pPr>
    </w:p>
    <w:sectPr w:rsidR="00F3073E" w:rsidRPr="00B8651A" w:rsidSect="00E452F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Brown,Giselle (MED TM&amp;CP) BIP-US-R" w:date="2017-11-17T14:13:00Z" w:initials="GB*  ">
    <w:p w14:paraId="70D547AE" w14:textId="77777777" w:rsidR="00E13DE6" w:rsidRDefault="00E13DE6" w:rsidP="0047512A">
      <w:pPr>
        <w:pStyle w:val="CommentText"/>
      </w:pPr>
      <w:r>
        <w:rPr>
          <w:rStyle w:val="CommentReference"/>
        </w:rPr>
        <w:annotationRef/>
      </w:r>
      <w:r w:rsidRPr="00FF79C2">
        <w:t>In the example the reference line is always included within the interquartile range, regardless of whether the model includes or excludes gender. Poor study design or poor diagnostic?</w:t>
      </w:r>
    </w:p>
  </w:comment>
  <w:comment w:id="105" w:author="Jonathan French" w:date="2017-11-20T08:48:00Z" w:initials="JF">
    <w:p w14:paraId="1FB617EF" w14:textId="2D829BCD" w:rsidR="00FC6D4B" w:rsidRDefault="00FC6D4B">
      <w:pPr>
        <w:pStyle w:val="CommentText"/>
      </w:pPr>
      <w:r>
        <w:rPr>
          <w:rStyle w:val="CommentReference"/>
        </w:rPr>
        <w:annotationRef/>
      </w:r>
      <w:r>
        <w:t>Suggest we add reference lines for each dose group mean, not just for reference group.</w:t>
      </w:r>
    </w:p>
  </w:comment>
  <w:comment w:id="106" w:author="Jonathan French" w:date="2017-11-20T08:47:00Z" w:initials="JF">
    <w:p w14:paraId="24FD069F" w14:textId="163F914E" w:rsidR="00FC6D4B" w:rsidRDefault="00FC6D4B">
      <w:pPr>
        <w:pStyle w:val="CommentText"/>
      </w:pPr>
      <w:r>
        <w:rPr>
          <w:rStyle w:val="CommentReference"/>
        </w:rPr>
        <w:annotationRef/>
      </w:r>
      <w:r>
        <w:t>Suggest we plot CDF and/or hazard by dose (at median exposure or averaged over exposure at the dose) instead of for the reference group only.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8980A6" w14:textId="77777777" w:rsidR="00E13DE6" w:rsidRDefault="00E13DE6" w:rsidP="00811441">
      <w:pPr>
        <w:spacing w:line="240" w:lineRule="auto"/>
      </w:pPr>
      <w:r>
        <w:separator/>
      </w:r>
    </w:p>
  </w:endnote>
  <w:endnote w:type="continuationSeparator" w:id="0">
    <w:p w14:paraId="07659FCD" w14:textId="77777777" w:rsidR="00E13DE6" w:rsidRDefault="00E13DE6" w:rsidP="00811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Cordi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Angsana New">
    <w:panose1 w:val="00000000000000000000"/>
    <w:charset w:val="DE"/>
    <w:family w:val="roman"/>
    <w:notTrueType/>
    <w:pitch w:val="variable"/>
    <w:sig w:usb0="01000001" w:usb1="00000000" w:usb2="00000000" w:usb3="00000000" w:csb0="0001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2DC2A" w14:textId="77777777" w:rsidR="00E13DE6" w:rsidRDefault="00E13DE6" w:rsidP="005941B1">
    <w:pPr>
      <w:pStyle w:val="Footer"/>
      <w:rPr>
        <w:sz w:val="16"/>
        <w:szCs w:val="16"/>
      </w:rPr>
    </w:pPr>
    <w:r>
      <w:rPr>
        <w:sz w:val="16"/>
        <w:szCs w:val="16"/>
      </w:rPr>
      <w:t xml:space="preserve">Graphical Evaluation of TTE models </w:t>
    </w:r>
    <w:r w:rsidRPr="00486C90">
      <w:rPr>
        <w:sz w:val="10"/>
        <w:szCs w:val="10"/>
      </w:rPr>
      <w:ptab w:relativeTo="margin" w:alignment="center" w:leader="none"/>
    </w:r>
    <w:r>
      <w:rPr>
        <w:sz w:val="16"/>
        <w:szCs w:val="16"/>
      </w:rPr>
      <w:t>Internal Review, Version 1</w:t>
    </w:r>
    <w:r w:rsidRPr="00486C90">
      <w:rPr>
        <w:sz w:val="16"/>
        <w:szCs w:val="16"/>
      </w:rPr>
      <w:t xml:space="preserve">, Page </w:t>
    </w:r>
    <w:r w:rsidRPr="00486C90">
      <w:rPr>
        <w:sz w:val="16"/>
        <w:szCs w:val="16"/>
      </w:rPr>
      <w:fldChar w:fldCharType="begin"/>
    </w:r>
    <w:r w:rsidRPr="00486C90">
      <w:rPr>
        <w:sz w:val="16"/>
        <w:szCs w:val="16"/>
      </w:rPr>
      <w:instrText xml:space="preserve"> PAGE   \* MERGEFORMAT </w:instrText>
    </w:r>
    <w:r w:rsidRPr="00486C90">
      <w:rPr>
        <w:sz w:val="16"/>
        <w:szCs w:val="16"/>
      </w:rPr>
      <w:fldChar w:fldCharType="separate"/>
    </w:r>
    <w:r w:rsidR="00955B06">
      <w:rPr>
        <w:noProof/>
        <w:sz w:val="16"/>
        <w:szCs w:val="16"/>
      </w:rPr>
      <w:t>6</w:t>
    </w:r>
    <w:r w:rsidRPr="00486C90">
      <w:rPr>
        <w:noProof/>
        <w:sz w:val="16"/>
        <w:szCs w:val="16"/>
      </w:rPr>
      <w:fldChar w:fldCharType="end"/>
    </w:r>
    <w:r w:rsidRPr="00486C90">
      <w:rPr>
        <w:sz w:val="10"/>
        <w:szCs w:val="10"/>
      </w:rPr>
      <w:ptab w:relativeTo="margin" w:alignment="right" w:leader="none"/>
    </w:r>
    <w:r w:rsidRPr="00486C90">
      <w:rPr>
        <w:sz w:val="10"/>
        <w:szCs w:val="10"/>
      </w:rPr>
      <w:t xml:space="preserve"> </w:t>
    </w:r>
    <w:r>
      <w:rPr>
        <w:sz w:val="16"/>
        <w:szCs w:val="16"/>
      </w:rPr>
      <w:t xml:space="preserve">Last updated: </w:t>
    </w:r>
    <w:r>
      <w:rPr>
        <w:sz w:val="16"/>
        <w:szCs w:val="16"/>
      </w:rPr>
      <w:fldChar w:fldCharType="begin"/>
    </w:r>
    <w:r>
      <w:rPr>
        <w:sz w:val="16"/>
        <w:szCs w:val="16"/>
      </w:rPr>
      <w:instrText xml:space="preserve"> DATE \@ "dd-MMM-yyyy" </w:instrText>
    </w:r>
    <w:r>
      <w:rPr>
        <w:sz w:val="16"/>
        <w:szCs w:val="16"/>
      </w:rPr>
      <w:fldChar w:fldCharType="separate"/>
    </w:r>
    <w:r>
      <w:rPr>
        <w:noProof/>
        <w:sz w:val="16"/>
        <w:szCs w:val="16"/>
      </w:rPr>
      <w:t>18-Nov-2017</w:t>
    </w:r>
    <w:r>
      <w:rPr>
        <w:sz w:val="16"/>
        <w:szCs w:val="16"/>
      </w:rPr>
      <w:fldChar w:fldCharType="end"/>
    </w:r>
  </w:p>
  <w:p w14:paraId="1165234F" w14:textId="77777777" w:rsidR="00E13DE6" w:rsidRPr="005941B1" w:rsidRDefault="00E13DE6" w:rsidP="005941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F1CF64" w14:textId="77777777" w:rsidR="00E13DE6" w:rsidRDefault="00E13DE6" w:rsidP="00811441">
      <w:pPr>
        <w:spacing w:line="240" w:lineRule="auto"/>
      </w:pPr>
      <w:r>
        <w:separator/>
      </w:r>
    </w:p>
  </w:footnote>
  <w:footnote w:type="continuationSeparator" w:id="0">
    <w:p w14:paraId="2E7A1E98" w14:textId="77777777" w:rsidR="00E13DE6" w:rsidRDefault="00E13DE6" w:rsidP="0081144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F5728"/>
    <w:multiLevelType w:val="hybridMultilevel"/>
    <w:tmpl w:val="D3A05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63393F"/>
    <w:multiLevelType w:val="hybridMultilevel"/>
    <w:tmpl w:val="30FA2DBA"/>
    <w:lvl w:ilvl="0" w:tplc="7048FC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41EEE"/>
    <w:multiLevelType w:val="hybridMultilevel"/>
    <w:tmpl w:val="7C52E61A"/>
    <w:lvl w:ilvl="0" w:tplc="9DA41CC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F41251D"/>
    <w:multiLevelType w:val="hybridMultilevel"/>
    <w:tmpl w:val="EF6A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7AB778C"/>
    <w:multiLevelType w:val="hybridMultilevel"/>
    <w:tmpl w:val="213EA17C"/>
    <w:lvl w:ilvl="0" w:tplc="5358B4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E69C6"/>
    <w:multiLevelType w:val="hybridMultilevel"/>
    <w:tmpl w:val="3606124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505A1"/>
    <w:multiLevelType w:val="hybridMultilevel"/>
    <w:tmpl w:val="C3E0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DF25BB"/>
    <w:multiLevelType w:val="hybridMultilevel"/>
    <w:tmpl w:val="4D866DE2"/>
    <w:lvl w:ilvl="0" w:tplc="155CCD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094A90"/>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0B3B6D"/>
    <w:multiLevelType w:val="hybridMultilevel"/>
    <w:tmpl w:val="E952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B00024"/>
    <w:multiLevelType w:val="hybridMultilevel"/>
    <w:tmpl w:val="AB264862"/>
    <w:lvl w:ilvl="0" w:tplc="B2B6A7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6E4106"/>
    <w:multiLevelType w:val="hybridMultilevel"/>
    <w:tmpl w:val="EF8E9E8A"/>
    <w:lvl w:ilvl="0" w:tplc="EA24FB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2A5FDE"/>
    <w:multiLevelType w:val="hybridMultilevel"/>
    <w:tmpl w:val="0BC4D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856F04"/>
    <w:multiLevelType w:val="hybridMultilevel"/>
    <w:tmpl w:val="8B466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F6F650A"/>
    <w:multiLevelType w:val="hybridMultilevel"/>
    <w:tmpl w:val="1DE081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565695A"/>
    <w:multiLevelType w:val="hybridMultilevel"/>
    <w:tmpl w:val="1B7E1C60"/>
    <w:lvl w:ilvl="0" w:tplc="34BA0C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7838ED"/>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3719BC"/>
    <w:multiLevelType w:val="hybridMultilevel"/>
    <w:tmpl w:val="D9CAA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16"/>
  </w:num>
  <w:num w:numId="4">
    <w:abstractNumId w:val="7"/>
  </w:num>
  <w:num w:numId="5">
    <w:abstractNumId w:val="1"/>
  </w:num>
  <w:num w:numId="6">
    <w:abstractNumId w:val="14"/>
  </w:num>
  <w:num w:numId="7">
    <w:abstractNumId w:val="2"/>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5"/>
  </w:num>
  <w:num w:numId="12">
    <w:abstractNumId w:val="6"/>
  </w:num>
  <w:num w:numId="13">
    <w:abstractNumId w:val="11"/>
  </w:num>
  <w:num w:numId="14">
    <w:abstractNumId w:val="5"/>
  </w:num>
  <w:num w:numId="15">
    <w:abstractNumId w:val="13"/>
  </w:num>
  <w:num w:numId="16">
    <w:abstractNumId w:val="0"/>
  </w:num>
  <w:num w:numId="17">
    <w:abstractNumId w:val="17"/>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spelling="clean" w:grammar="clean"/>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4A3"/>
    <w:rsid w:val="00001700"/>
    <w:rsid w:val="000034E9"/>
    <w:rsid w:val="00006531"/>
    <w:rsid w:val="00006AF4"/>
    <w:rsid w:val="00010F83"/>
    <w:rsid w:val="00011A34"/>
    <w:rsid w:val="00012420"/>
    <w:rsid w:val="00012DBD"/>
    <w:rsid w:val="00012EA8"/>
    <w:rsid w:val="000139F2"/>
    <w:rsid w:val="00014595"/>
    <w:rsid w:val="00014BA7"/>
    <w:rsid w:val="00016BBD"/>
    <w:rsid w:val="00016E38"/>
    <w:rsid w:val="00020923"/>
    <w:rsid w:val="00020E2E"/>
    <w:rsid w:val="0002121C"/>
    <w:rsid w:val="000218A8"/>
    <w:rsid w:val="00022893"/>
    <w:rsid w:val="00022CA1"/>
    <w:rsid w:val="00022D52"/>
    <w:rsid w:val="0002367D"/>
    <w:rsid w:val="00023C25"/>
    <w:rsid w:val="00025C16"/>
    <w:rsid w:val="00026020"/>
    <w:rsid w:val="000278DE"/>
    <w:rsid w:val="00027ABC"/>
    <w:rsid w:val="00030932"/>
    <w:rsid w:val="000328B0"/>
    <w:rsid w:val="00033D1B"/>
    <w:rsid w:val="00033D96"/>
    <w:rsid w:val="00034583"/>
    <w:rsid w:val="00034621"/>
    <w:rsid w:val="00034958"/>
    <w:rsid w:val="000355D0"/>
    <w:rsid w:val="0003744F"/>
    <w:rsid w:val="00040961"/>
    <w:rsid w:val="000435EE"/>
    <w:rsid w:val="0004374C"/>
    <w:rsid w:val="0004407E"/>
    <w:rsid w:val="00044099"/>
    <w:rsid w:val="00044CC7"/>
    <w:rsid w:val="00044D5F"/>
    <w:rsid w:val="000472A6"/>
    <w:rsid w:val="000478BB"/>
    <w:rsid w:val="00047BD3"/>
    <w:rsid w:val="000509AC"/>
    <w:rsid w:val="00051037"/>
    <w:rsid w:val="00051DD3"/>
    <w:rsid w:val="0005254F"/>
    <w:rsid w:val="00053B0E"/>
    <w:rsid w:val="00056FF7"/>
    <w:rsid w:val="000575EC"/>
    <w:rsid w:val="00061F8C"/>
    <w:rsid w:val="00063B70"/>
    <w:rsid w:val="000654C5"/>
    <w:rsid w:val="00065B8F"/>
    <w:rsid w:val="00065E58"/>
    <w:rsid w:val="000677F6"/>
    <w:rsid w:val="00067C2E"/>
    <w:rsid w:val="00070130"/>
    <w:rsid w:val="00071BAE"/>
    <w:rsid w:val="00071E59"/>
    <w:rsid w:val="000744C3"/>
    <w:rsid w:val="000749B0"/>
    <w:rsid w:val="00074E02"/>
    <w:rsid w:val="00076C91"/>
    <w:rsid w:val="000775FD"/>
    <w:rsid w:val="00077846"/>
    <w:rsid w:val="00077F36"/>
    <w:rsid w:val="000802C1"/>
    <w:rsid w:val="000806A4"/>
    <w:rsid w:val="00081EF8"/>
    <w:rsid w:val="000853B9"/>
    <w:rsid w:val="00085844"/>
    <w:rsid w:val="000869D1"/>
    <w:rsid w:val="00091394"/>
    <w:rsid w:val="0009176E"/>
    <w:rsid w:val="000922DA"/>
    <w:rsid w:val="00092ABC"/>
    <w:rsid w:val="00093A50"/>
    <w:rsid w:val="00094830"/>
    <w:rsid w:val="0009503A"/>
    <w:rsid w:val="000956D1"/>
    <w:rsid w:val="00096476"/>
    <w:rsid w:val="00097488"/>
    <w:rsid w:val="000A0D5C"/>
    <w:rsid w:val="000A163D"/>
    <w:rsid w:val="000A1AC3"/>
    <w:rsid w:val="000A226A"/>
    <w:rsid w:val="000A2DC7"/>
    <w:rsid w:val="000A6701"/>
    <w:rsid w:val="000B059C"/>
    <w:rsid w:val="000B1861"/>
    <w:rsid w:val="000B28C3"/>
    <w:rsid w:val="000B5171"/>
    <w:rsid w:val="000B518F"/>
    <w:rsid w:val="000B5A4B"/>
    <w:rsid w:val="000B6351"/>
    <w:rsid w:val="000B652B"/>
    <w:rsid w:val="000B65B4"/>
    <w:rsid w:val="000B6D3F"/>
    <w:rsid w:val="000B6E9D"/>
    <w:rsid w:val="000B7DAD"/>
    <w:rsid w:val="000C00D6"/>
    <w:rsid w:val="000C04B4"/>
    <w:rsid w:val="000C4FB9"/>
    <w:rsid w:val="000C5E32"/>
    <w:rsid w:val="000D0659"/>
    <w:rsid w:val="000D1E7D"/>
    <w:rsid w:val="000D22AF"/>
    <w:rsid w:val="000D23E8"/>
    <w:rsid w:val="000D3C78"/>
    <w:rsid w:val="000D40CA"/>
    <w:rsid w:val="000D42B9"/>
    <w:rsid w:val="000D5251"/>
    <w:rsid w:val="000D551A"/>
    <w:rsid w:val="000D6275"/>
    <w:rsid w:val="000D7290"/>
    <w:rsid w:val="000D74AA"/>
    <w:rsid w:val="000D7A42"/>
    <w:rsid w:val="000E02A8"/>
    <w:rsid w:val="000E1482"/>
    <w:rsid w:val="000E14B2"/>
    <w:rsid w:val="000E188D"/>
    <w:rsid w:val="000E20BD"/>
    <w:rsid w:val="000E2739"/>
    <w:rsid w:val="000E2A17"/>
    <w:rsid w:val="000E32F5"/>
    <w:rsid w:val="000E466D"/>
    <w:rsid w:val="000E5D4E"/>
    <w:rsid w:val="000E5F6C"/>
    <w:rsid w:val="000E69A4"/>
    <w:rsid w:val="000E7812"/>
    <w:rsid w:val="000E7914"/>
    <w:rsid w:val="000E7D8F"/>
    <w:rsid w:val="000F13FF"/>
    <w:rsid w:val="000F1470"/>
    <w:rsid w:val="000F2572"/>
    <w:rsid w:val="000F3559"/>
    <w:rsid w:val="000F36BF"/>
    <w:rsid w:val="000F475B"/>
    <w:rsid w:val="000F493F"/>
    <w:rsid w:val="000F73E4"/>
    <w:rsid w:val="000F758B"/>
    <w:rsid w:val="000F7F81"/>
    <w:rsid w:val="001009A9"/>
    <w:rsid w:val="00105987"/>
    <w:rsid w:val="001066B4"/>
    <w:rsid w:val="00107C0E"/>
    <w:rsid w:val="001101C4"/>
    <w:rsid w:val="00111587"/>
    <w:rsid w:val="0011169E"/>
    <w:rsid w:val="00112FD7"/>
    <w:rsid w:val="00113182"/>
    <w:rsid w:val="001151E7"/>
    <w:rsid w:val="0011527C"/>
    <w:rsid w:val="00115810"/>
    <w:rsid w:val="00115EBE"/>
    <w:rsid w:val="00117284"/>
    <w:rsid w:val="001173E1"/>
    <w:rsid w:val="001235E2"/>
    <w:rsid w:val="001254FF"/>
    <w:rsid w:val="00126B95"/>
    <w:rsid w:val="001272AA"/>
    <w:rsid w:val="0013109A"/>
    <w:rsid w:val="001310B5"/>
    <w:rsid w:val="001318BD"/>
    <w:rsid w:val="00131903"/>
    <w:rsid w:val="001319F0"/>
    <w:rsid w:val="001334D5"/>
    <w:rsid w:val="00134C6A"/>
    <w:rsid w:val="00135CCF"/>
    <w:rsid w:val="001368B4"/>
    <w:rsid w:val="00136A9B"/>
    <w:rsid w:val="0013738D"/>
    <w:rsid w:val="00137C55"/>
    <w:rsid w:val="00140583"/>
    <w:rsid w:val="00141B9D"/>
    <w:rsid w:val="00141E07"/>
    <w:rsid w:val="00143614"/>
    <w:rsid w:val="0014595A"/>
    <w:rsid w:val="00145C24"/>
    <w:rsid w:val="001467D4"/>
    <w:rsid w:val="00147129"/>
    <w:rsid w:val="00147DA1"/>
    <w:rsid w:val="0015087D"/>
    <w:rsid w:val="00150B23"/>
    <w:rsid w:val="0015170E"/>
    <w:rsid w:val="00152C6D"/>
    <w:rsid w:val="001535D6"/>
    <w:rsid w:val="001535DE"/>
    <w:rsid w:val="00154FAF"/>
    <w:rsid w:val="00155999"/>
    <w:rsid w:val="001566AE"/>
    <w:rsid w:val="00156DC5"/>
    <w:rsid w:val="00157FCC"/>
    <w:rsid w:val="0016148E"/>
    <w:rsid w:val="00161499"/>
    <w:rsid w:val="0016154F"/>
    <w:rsid w:val="00161B70"/>
    <w:rsid w:val="00162DCE"/>
    <w:rsid w:val="0016407F"/>
    <w:rsid w:val="001658B9"/>
    <w:rsid w:val="00166FF6"/>
    <w:rsid w:val="0016706C"/>
    <w:rsid w:val="0016768D"/>
    <w:rsid w:val="0017000D"/>
    <w:rsid w:val="00170F7F"/>
    <w:rsid w:val="00173105"/>
    <w:rsid w:val="00174351"/>
    <w:rsid w:val="0017452B"/>
    <w:rsid w:val="00175561"/>
    <w:rsid w:val="00175C73"/>
    <w:rsid w:val="00175E5E"/>
    <w:rsid w:val="00177B45"/>
    <w:rsid w:val="001803E7"/>
    <w:rsid w:val="00180D89"/>
    <w:rsid w:val="001830FF"/>
    <w:rsid w:val="00183CC2"/>
    <w:rsid w:val="00184FBE"/>
    <w:rsid w:val="00185A54"/>
    <w:rsid w:val="00185BB6"/>
    <w:rsid w:val="00185C99"/>
    <w:rsid w:val="00186E89"/>
    <w:rsid w:val="00187E32"/>
    <w:rsid w:val="00192F62"/>
    <w:rsid w:val="00193899"/>
    <w:rsid w:val="0019519A"/>
    <w:rsid w:val="0019734C"/>
    <w:rsid w:val="001974DA"/>
    <w:rsid w:val="00197524"/>
    <w:rsid w:val="001A124B"/>
    <w:rsid w:val="001A1701"/>
    <w:rsid w:val="001A1B94"/>
    <w:rsid w:val="001A2603"/>
    <w:rsid w:val="001A3CE2"/>
    <w:rsid w:val="001A4502"/>
    <w:rsid w:val="001A4868"/>
    <w:rsid w:val="001A4B14"/>
    <w:rsid w:val="001A5821"/>
    <w:rsid w:val="001B01D8"/>
    <w:rsid w:val="001B1208"/>
    <w:rsid w:val="001B1350"/>
    <w:rsid w:val="001B1CDA"/>
    <w:rsid w:val="001B2727"/>
    <w:rsid w:val="001B2F23"/>
    <w:rsid w:val="001B33FD"/>
    <w:rsid w:val="001B350E"/>
    <w:rsid w:val="001B37E1"/>
    <w:rsid w:val="001B3E2B"/>
    <w:rsid w:val="001B4651"/>
    <w:rsid w:val="001B56EA"/>
    <w:rsid w:val="001B58E4"/>
    <w:rsid w:val="001B5D1B"/>
    <w:rsid w:val="001B60CE"/>
    <w:rsid w:val="001B6D89"/>
    <w:rsid w:val="001C12B1"/>
    <w:rsid w:val="001C20FC"/>
    <w:rsid w:val="001C3456"/>
    <w:rsid w:val="001C3D29"/>
    <w:rsid w:val="001C408E"/>
    <w:rsid w:val="001C466F"/>
    <w:rsid w:val="001C64EF"/>
    <w:rsid w:val="001C6BC2"/>
    <w:rsid w:val="001C6C46"/>
    <w:rsid w:val="001C6C78"/>
    <w:rsid w:val="001D001B"/>
    <w:rsid w:val="001D3384"/>
    <w:rsid w:val="001D471F"/>
    <w:rsid w:val="001D6880"/>
    <w:rsid w:val="001E0B8B"/>
    <w:rsid w:val="001E6087"/>
    <w:rsid w:val="001E62CE"/>
    <w:rsid w:val="001E70FF"/>
    <w:rsid w:val="001E732C"/>
    <w:rsid w:val="001E7CD1"/>
    <w:rsid w:val="001F0AC5"/>
    <w:rsid w:val="001F1F1B"/>
    <w:rsid w:val="001F3691"/>
    <w:rsid w:val="001F555A"/>
    <w:rsid w:val="001F58E5"/>
    <w:rsid w:val="001F58F8"/>
    <w:rsid w:val="001F61E1"/>
    <w:rsid w:val="001F6EE1"/>
    <w:rsid w:val="001F71EA"/>
    <w:rsid w:val="001F733D"/>
    <w:rsid w:val="001F793C"/>
    <w:rsid w:val="00201143"/>
    <w:rsid w:val="00201E7C"/>
    <w:rsid w:val="002020CA"/>
    <w:rsid w:val="00202A87"/>
    <w:rsid w:val="00204ECA"/>
    <w:rsid w:val="0020624A"/>
    <w:rsid w:val="00207BD4"/>
    <w:rsid w:val="00210BD8"/>
    <w:rsid w:val="00211E88"/>
    <w:rsid w:val="0021203B"/>
    <w:rsid w:val="0021243F"/>
    <w:rsid w:val="00212E18"/>
    <w:rsid w:val="002133DC"/>
    <w:rsid w:val="002150E0"/>
    <w:rsid w:val="0021537D"/>
    <w:rsid w:val="002153E2"/>
    <w:rsid w:val="00215CDD"/>
    <w:rsid w:val="00215DE1"/>
    <w:rsid w:val="00215EC5"/>
    <w:rsid w:val="0021657E"/>
    <w:rsid w:val="0021776C"/>
    <w:rsid w:val="002177FE"/>
    <w:rsid w:val="00220A35"/>
    <w:rsid w:val="00220A38"/>
    <w:rsid w:val="00221049"/>
    <w:rsid w:val="00222E8B"/>
    <w:rsid w:val="00223112"/>
    <w:rsid w:val="0022359E"/>
    <w:rsid w:val="00223A58"/>
    <w:rsid w:val="00223EFF"/>
    <w:rsid w:val="002243A6"/>
    <w:rsid w:val="00224C55"/>
    <w:rsid w:val="0022511A"/>
    <w:rsid w:val="002258FF"/>
    <w:rsid w:val="002268A6"/>
    <w:rsid w:val="0022718F"/>
    <w:rsid w:val="00227960"/>
    <w:rsid w:val="0023021C"/>
    <w:rsid w:val="00230BD3"/>
    <w:rsid w:val="00230C1F"/>
    <w:rsid w:val="00231F27"/>
    <w:rsid w:val="002339A0"/>
    <w:rsid w:val="00234306"/>
    <w:rsid w:val="00234F31"/>
    <w:rsid w:val="00234FB5"/>
    <w:rsid w:val="00236686"/>
    <w:rsid w:val="0023739C"/>
    <w:rsid w:val="00241376"/>
    <w:rsid w:val="00241677"/>
    <w:rsid w:val="0024398D"/>
    <w:rsid w:val="00243E60"/>
    <w:rsid w:val="00244E4A"/>
    <w:rsid w:val="00245144"/>
    <w:rsid w:val="00245C9B"/>
    <w:rsid w:val="00246602"/>
    <w:rsid w:val="00246C6D"/>
    <w:rsid w:val="002511DD"/>
    <w:rsid w:val="00251403"/>
    <w:rsid w:val="0025226F"/>
    <w:rsid w:val="002525CA"/>
    <w:rsid w:val="00253059"/>
    <w:rsid w:val="0025355C"/>
    <w:rsid w:val="00257C80"/>
    <w:rsid w:val="00260F49"/>
    <w:rsid w:val="002626F2"/>
    <w:rsid w:val="00265A45"/>
    <w:rsid w:val="002663B9"/>
    <w:rsid w:val="00266785"/>
    <w:rsid w:val="00266821"/>
    <w:rsid w:val="002708C7"/>
    <w:rsid w:val="0027237A"/>
    <w:rsid w:val="00273700"/>
    <w:rsid w:val="00275B39"/>
    <w:rsid w:val="00275D35"/>
    <w:rsid w:val="00276732"/>
    <w:rsid w:val="0027682E"/>
    <w:rsid w:val="00276DEF"/>
    <w:rsid w:val="00277FD7"/>
    <w:rsid w:val="002811F8"/>
    <w:rsid w:val="00281EC5"/>
    <w:rsid w:val="002829A8"/>
    <w:rsid w:val="00283236"/>
    <w:rsid w:val="0028531E"/>
    <w:rsid w:val="002902CD"/>
    <w:rsid w:val="00291E95"/>
    <w:rsid w:val="00292828"/>
    <w:rsid w:val="00293D24"/>
    <w:rsid w:val="00294D04"/>
    <w:rsid w:val="00294E64"/>
    <w:rsid w:val="00294EA4"/>
    <w:rsid w:val="00295A95"/>
    <w:rsid w:val="00295FFC"/>
    <w:rsid w:val="00296605"/>
    <w:rsid w:val="00296844"/>
    <w:rsid w:val="00297E17"/>
    <w:rsid w:val="002A2020"/>
    <w:rsid w:val="002A26D0"/>
    <w:rsid w:val="002A2AAF"/>
    <w:rsid w:val="002A2F5E"/>
    <w:rsid w:val="002A2FDA"/>
    <w:rsid w:val="002A370C"/>
    <w:rsid w:val="002A6154"/>
    <w:rsid w:val="002A7A8C"/>
    <w:rsid w:val="002B0204"/>
    <w:rsid w:val="002B0E97"/>
    <w:rsid w:val="002B1631"/>
    <w:rsid w:val="002B1870"/>
    <w:rsid w:val="002B3F9B"/>
    <w:rsid w:val="002B3FB5"/>
    <w:rsid w:val="002B4963"/>
    <w:rsid w:val="002B5E95"/>
    <w:rsid w:val="002B5F46"/>
    <w:rsid w:val="002C2A89"/>
    <w:rsid w:val="002C2AD6"/>
    <w:rsid w:val="002C4AF5"/>
    <w:rsid w:val="002C4E16"/>
    <w:rsid w:val="002C50B4"/>
    <w:rsid w:val="002C575C"/>
    <w:rsid w:val="002C5802"/>
    <w:rsid w:val="002C5C02"/>
    <w:rsid w:val="002C6723"/>
    <w:rsid w:val="002C69AF"/>
    <w:rsid w:val="002D019E"/>
    <w:rsid w:val="002D18C4"/>
    <w:rsid w:val="002D1BC2"/>
    <w:rsid w:val="002D22B4"/>
    <w:rsid w:val="002D2F1A"/>
    <w:rsid w:val="002D4228"/>
    <w:rsid w:val="002D5FD8"/>
    <w:rsid w:val="002D64B3"/>
    <w:rsid w:val="002D6590"/>
    <w:rsid w:val="002D70CE"/>
    <w:rsid w:val="002D73BC"/>
    <w:rsid w:val="002D761B"/>
    <w:rsid w:val="002E0B06"/>
    <w:rsid w:val="002E1847"/>
    <w:rsid w:val="002E2425"/>
    <w:rsid w:val="002E408C"/>
    <w:rsid w:val="002E4601"/>
    <w:rsid w:val="002E49D3"/>
    <w:rsid w:val="002E5163"/>
    <w:rsid w:val="002E6906"/>
    <w:rsid w:val="002E7230"/>
    <w:rsid w:val="002E7363"/>
    <w:rsid w:val="002F1241"/>
    <w:rsid w:val="002F2161"/>
    <w:rsid w:val="002F2EA6"/>
    <w:rsid w:val="002F34E8"/>
    <w:rsid w:val="002F487C"/>
    <w:rsid w:val="002F7C9F"/>
    <w:rsid w:val="002F7CD4"/>
    <w:rsid w:val="0030040D"/>
    <w:rsid w:val="00301BE2"/>
    <w:rsid w:val="00303349"/>
    <w:rsid w:val="00304243"/>
    <w:rsid w:val="00304582"/>
    <w:rsid w:val="00304EF7"/>
    <w:rsid w:val="003050A7"/>
    <w:rsid w:val="00305667"/>
    <w:rsid w:val="00305EF0"/>
    <w:rsid w:val="003066EE"/>
    <w:rsid w:val="003069B0"/>
    <w:rsid w:val="00306DDE"/>
    <w:rsid w:val="00307BEC"/>
    <w:rsid w:val="00307E10"/>
    <w:rsid w:val="003102C0"/>
    <w:rsid w:val="0031066A"/>
    <w:rsid w:val="003107C0"/>
    <w:rsid w:val="003108B5"/>
    <w:rsid w:val="00310EBF"/>
    <w:rsid w:val="003115DF"/>
    <w:rsid w:val="00311D75"/>
    <w:rsid w:val="00313812"/>
    <w:rsid w:val="00313ABC"/>
    <w:rsid w:val="00313BF6"/>
    <w:rsid w:val="0031582C"/>
    <w:rsid w:val="00315A2A"/>
    <w:rsid w:val="00316572"/>
    <w:rsid w:val="00316707"/>
    <w:rsid w:val="003170E5"/>
    <w:rsid w:val="00317B4C"/>
    <w:rsid w:val="003202F9"/>
    <w:rsid w:val="00320509"/>
    <w:rsid w:val="00320C22"/>
    <w:rsid w:val="00320D83"/>
    <w:rsid w:val="00322A0F"/>
    <w:rsid w:val="00324006"/>
    <w:rsid w:val="00324D25"/>
    <w:rsid w:val="00325601"/>
    <w:rsid w:val="0032772A"/>
    <w:rsid w:val="00327CC2"/>
    <w:rsid w:val="00331429"/>
    <w:rsid w:val="003322F2"/>
    <w:rsid w:val="003322F7"/>
    <w:rsid w:val="00332FB9"/>
    <w:rsid w:val="00333122"/>
    <w:rsid w:val="00333F95"/>
    <w:rsid w:val="003355B6"/>
    <w:rsid w:val="003402E2"/>
    <w:rsid w:val="003405F3"/>
    <w:rsid w:val="00341CB2"/>
    <w:rsid w:val="00342AF3"/>
    <w:rsid w:val="003439F0"/>
    <w:rsid w:val="00343B2D"/>
    <w:rsid w:val="003442D2"/>
    <w:rsid w:val="00344A1E"/>
    <w:rsid w:val="00344CE7"/>
    <w:rsid w:val="00345ECB"/>
    <w:rsid w:val="00346863"/>
    <w:rsid w:val="00347EC8"/>
    <w:rsid w:val="00350FC1"/>
    <w:rsid w:val="0035159C"/>
    <w:rsid w:val="00351FCD"/>
    <w:rsid w:val="0035234C"/>
    <w:rsid w:val="003536BD"/>
    <w:rsid w:val="00355275"/>
    <w:rsid w:val="00356BF1"/>
    <w:rsid w:val="00361B4B"/>
    <w:rsid w:val="00362361"/>
    <w:rsid w:val="00362A41"/>
    <w:rsid w:val="00362B55"/>
    <w:rsid w:val="00363493"/>
    <w:rsid w:val="0036394C"/>
    <w:rsid w:val="003639B4"/>
    <w:rsid w:val="00363D78"/>
    <w:rsid w:val="003646B1"/>
    <w:rsid w:val="00365C04"/>
    <w:rsid w:val="003667E4"/>
    <w:rsid w:val="003675E4"/>
    <w:rsid w:val="00367D82"/>
    <w:rsid w:val="00370F6A"/>
    <w:rsid w:val="0037301A"/>
    <w:rsid w:val="00374B15"/>
    <w:rsid w:val="003753A9"/>
    <w:rsid w:val="00375725"/>
    <w:rsid w:val="00376D72"/>
    <w:rsid w:val="00376DDB"/>
    <w:rsid w:val="00380F96"/>
    <w:rsid w:val="00381193"/>
    <w:rsid w:val="003851A4"/>
    <w:rsid w:val="0038598C"/>
    <w:rsid w:val="00386E68"/>
    <w:rsid w:val="003903C9"/>
    <w:rsid w:val="003913FD"/>
    <w:rsid w:val="003916BE"/>
    <w:rsid w:val="0039187F"/>
    <w:rsid w:val="003923B1"/>
    <w:rsid w:val="003938C4"/>
    <w:rsid w:val="00395063"/>
    <w:rsid w:val="003952FC"/>
    <w:rsid w:val="003A28C1"/>
    <w:rsid w:val="003A4033"/>
    <w:rsid w:val="003A4930"/>
    <w:rsid w:val="003A4C7B"/>
    <w:rsid w:val="003A5453"/>
    <w:rsid w:val="003A703D"/>
    <w:rsid w:val="003A721B"/>
    <w:rsid w:val="003A75FD"/>
    <w:rsid w:val="003A7C6D"/>
    <w:rsid w:val="003B0267"/>
    <w:rsid w:val="003B0F70"/>
    <w:rsid w:val="003B24B2"/>
    <w:rsid w:val="003B3B06"/>
    <w:rsid w:val="003B74C8"/>
    <w:rsid w:val="003B7725"/>
    <w:rsid w:val="003B7A41"/>
    <w:rsid w:val="003B7AF7"/>
    <w:rsid w:val="003C0B36"/>
    <w:rsid w:val="003C138D"/>
    <w:rsid w:val="003C2B25"/>
    <w:rsid w:val="003C32FA"/>
    <w:rsid w:val="003C3B44"/>
    <w:rsid w:val="003C500D"/>
    <w:rsid w:val="003C6A96"/>
    <w:rsid w:val="003C6DD6"/>
    <w:rsid w:val="003C72C7"/>
    <w:rsid w:val="003C7615"/>
    <w:rsid w:val="003D013C"/>
    <w:rsid w:val="003D246C"/>
    <w:rsid w:val="003D3B49"/>
    <w:rsid w:val="003D5091"/>
    <w:rsid w:val="003D59B3"/>
    <w:rsid w:val="003D68EA"/>
    <w:rsid w:val="003D7382"/>
    <w:rsid w:val="003D74C7"/>
    <w:rsid w:val="003E1BAD"/>
    <w:rsid w:val="003E23DB"/>
    <w:rsid w:val="003E26B5"/>
    <w:rsid w:val="003E2E9E"/>
    <w:rsid w:val="003E48AE"/>
    <w:rsid w:val="003E722E"/>
    <w:rsid w:val="003E7A2F"/>
    <w:rsid w:val="003F0A77"/>
    <w:rsid w:val="003F0B83"/>
    <w:rsid w:val="003F0EB8"/>
    <w:rsid w:val="003F2291"/>
    <w:rsid w:val="003F26BD"/>
    <w:rsid w:val="003F374B"/>
    <w:rsid w:val="003F4267"/>
    <w:rsid w:val="003F474D"/>
    <w:rsid w:val="003F48C4"/>
    <w:rsid w:val="003F4C0B"/>
    <w:rsid w:val="003F6151"/>
    <w:rsid w:val="003F6A9F"/>
    <w:rsid w:val="003F710D"/>
    <w:rsid w:val="004003A0"/>
    <w:rsid w:val="00400F83"/>
    <w:rsid w:val="004010DC"/>
    <w:rsid w:val="00401E36"/>
    <w:rsid w:val="0040415A"/>
    <w:rsid w:val="004042E3"/>
    <w:rsid w:val="00404B99"/>
    <w:rsid w:val="00404DE3"/>
    <w:rsid w:val="004064F9"/>
    <w:rsid w:val="00406526"/>
    <w:rsid w:val="00411BF9"/>
    <w:rsid w:val="00412306"/>
    <w:rsid w:val="0041297E"/>
    <w:rsid w:val="00412CCF"/>
    <w:rsid w:val="00412D2A"/>
    <w:rsid w:val="00413A0B"/>
    <w:rsid w:val="00416E69"/>
    <w:rsid w:val="004178CA"/>
    <w:rsid w:val="00417FE7"/>
    <w:rsid w:val="00420056"/>
    <w:rsid w:val="004219D7"/>
    <w:rsid w:val="00421A9A"/>
    <w:rsid w:val="00422109"/>
    <w:rsid w:val="00423467"/>
    <w:rsid w:val="00426807"/>
    <w:rsid w:val="00432190"/>
    <w:rsid w:val="00432377"/>
    <w:rsid w:val="00433063"/>
    <w:rsid w:val="0043477E"/>
    <w:rsid w:val="00434C9E"/>
    <w:rsid w:val="00434DCE"/>
    <w:rsid w:val="00436665"/>
    <w:rsid w:val="00437CF2"/>
    <w:rsid w:val="00440E9D"/>
    <w:rsid w:val="00440EAD"/>
    <w:rsid w:val="00441363"/>
    <w:rsid w:val="00441D7F"/>
    <w:rsid w:val="00442642"/>
    <w:rsid w:val="00442CC4"/>
    <w:rsid w:val="00444334"/>
    <w:rsid w:val="0044560A"/>
    <w:rsid w:val="00445985"/>
    <w:rsid w:val="00446534"/>
    <w:rsid w:val="004469C5"/>
    <w:rsid w:val="00446A85"/>
    <w:rsid w:val="00447AFE"/>
    <w:rsid w:val="0045126F"/>
    <w:rsid w:val="004515E1"/>
    <w:rsid w:val="00451EEC"/>
    <w:rsid w:val="004530E7"/>
    <w:rsid w:val="004572C2"/>
    <w:rsid w:val="004574EA"/>
    <w:rsid w:val="004578BA"/>
    <w:rsid w:val="0045795D"/>
    <w:rsid w:val="00457DEB"/>
    <w:rsid w:val="0046137F"/>
    <w:rsid w:val="00461A96"/>
    <w:rsid w:val="00462E39"/>
    <w:rsid w:val="00463AC2"/>
    <w:rsid w:val="00465FF5"/>
    <w:rsid w:val="0046751A"/>
    <w:rsid w:val="00470021"/>
    <w:rsid w:val="00471E20"/>
    <w:rsid w:val="0047512A"/>
    <w:rsid w:val="00476B63"/>
    <w:rsid w:val="00476F8A"/>
    <w:rsid w:val="00481EDD"/>
    <w:rsid w:val="00484937"/>
    <w:rsid w:val="00484A9C"/>
    <w:rsid w:val="00484D23"/>
    <w:rsid w:val="00486472"/>
    <w:rsid w:val="00486C90"/>
    <w:rsid w:val="00487292"/>
    <w:rsid w:val="00490913"/>
    <w:rsid w:val="00490FE0"/>
    <w:rsid w:val="004910CB"/>
    <w:rsid w:val="004913F6"/>
    <w:rsid w:val="00493B5C"/>
    <w:rsid w:val="00494B8C"/>
    <w:rsid w:val="00494DDD"/>
    <w:rsid w:val="00494E02"/>
    <w:rsid w:val="004957DD"/>
    <w:rsid w:val="00495A91"/>
    <w:rsid w:val="00497570"/>
    <w:rsid w:val="00497A32"/>
    <w:rsid w:val="00497F73"/>
    <w:rsid w:val="004A022C"/>
    <w:rsid w:val="004A07E1"/>
    <w:rsid w:val="004A0F7D"/>
    <w:rsid w:val="004A147E"/>
    <w:rsid w:val="004A2F7D"/>
    <w:rsid w:val="004A353A"/>
    <w:rsid w:val="004A37F1"/>
    <w:rsid w:val="004A3C89"/>
    <w:rsid w:val="004A5342"/>
    <w:rsid w:val="004A5DEB"/>
    <w:rsid w:val="004A7543"/>
    <w:rsid w:val="004B0019"/>
    <w:rsid w:val="004B010E"/>
    <w:rsid w:val="004B0838"/>
    <w:rsid w:val="004B48D8"/>
    <w:rsid w:val="004B4DD1"/>
    <w:rsid w:val="004B4ECF"/>
    <w:rsid w:val="004B580E"/>
    <w:rsid w:val="004B6164"/>
    <w:rsid w:val="004B6C2F"/>
    <w:rsid w:val="004B6CC5"/>
    <w:rsid w:val="004B74DD"/>
    <w:rsid w:val="004C05FF"/>
    <w:rsid w:val="004C12E7"/>
    <w:rsid w:val="004C1E81"/>
    <w:rsid w:val="004C2B11"/>
    <w:rsid w:val="004C3520"/>
    <w:rsid w:val="004C3BDE"/>
    <w:rsid w:val="004C4F3A"/>
    <w:rsid w:val="004C5FEB"/>
    <w:rsid w:val="004C6119"/>
    <w:rsid w:val="004C64C5"/>
    <w:rsid w:val="004D0787"/>
    <w:rsid w:val="004D1001"/>
    <w:rsid w:val="004D2301"/>
    <w:rsid w:val="004D2D2C"/>
    <w:rsid w:val="004D3C5A"/>
    <w:rsid w:val="004D47A3"/>
    <w:rsid w:val="004D57B2"/>
    <w:rsid w:val="004D5C3A"/>
    <w:rsid w:val="004D6014"/>
    <w:rsid w:val="004D6ED0"/>
    <w:rsid w:val="004E0386"/>
    <w:rsid w:val="004E1E14"/>
    <w:rsid w:val="004E2221"/>
    <w:rsid w:val="004E223C"/>
    <w:rsid w:val="004E2EC1"/>
    <w:rsid w:val="004E406D"/>
    <w:rsid w:val="004E4CA5"/>
    <w:rsid w:val="004E55CD"/>
    <w:rsid w:val="004E6BFD"/>
    <w:rsid w:val="004E6CCD"/>
    <w:rsid w:val="004E6DA4"/>
    <w:rsid w:val="004E78FC"/>
    <w:rsid w:val="004E7C3D"/>
    <w:rsid w:val="004F2117"/>
    <w:rsid w:val="004F3212"/>
    <w:rsid w:val="004F3A21"/>
    <w:rsid w:val="004F5B91"/>
    <w:rsid w:val="004F5DDA"/>
    <w:rsid w:val="00503173"/>
    <w:rsid w:val="00504176"/>
    <w:rsid w:val="00504FBB"/>
    <w:rsid w:val="00505A1F"/>
    <w:rsid w:val="005114C2"/>
    <w:rsid w:val="0051356D"/>
    <w:rsid w:val="00514B0D"/>
    <w:rsid w:val="00514DFC"/>
    <w:rsid w:val="00515959"/>
    <w:rsid w:val="005159C4"/>
    <w:rsid w:val="005161D0"/>
    <w:rsid w:val="00524381"/>
    <w:rsid w:val="00524749"/>
    <w:rsid w:val="00524856"/>
    <w:rsid w:val="0052499E"/>
    <w:rsid w:val="00524C16"/>
    <w:rsid w:val="00525060"/>
    <w:rsid w:val="00526F05"/>
    <w:rsid w:val="00527104"/>
    <w:rsid w:val="00527923"/>
    <w:rsid w:val="00527AEF"/>
    <w:rsid w:val="005307C4"/>
    <w:rsid w:val="00530D46"/>
    <w:rsid w:val="00530EBF"/>
    <w:rsid w:val="00532841"/>
    <w:rsid w:val="00533B18"/>
    <w:rsid w:val="0053483B"/>
    <w:rsid w:val="005408F6"/>
    <w:rsid w:val="0054185B"/>
    <w:rsid w:val="00541876"/>
    <w:rsid w:val="00544B5C"/>
    <w:rsid w:val="00544C31"/>
    <w:rsid w:val="00545BD4"/>
    <w:rsid w:val="00545D33"/>
    <w:rsid w:val="0054750A"/>
    <w:rsid w:val="0055122A"/>
    <w:rsid w:val="0055132F"/>
    <w:rsid w:val="005543FB"/>
    <w:rsid w:val="00556051"/>
    <w:rsid w:val="005563E1"/>
    <w:rsid w:val="005603B5"/>
    <w:rsid w:val="005604F9"/>
    <w:rsid w:val="0056228A"/>
    <w:rsid w:val="00563605"/>
    <w:rsid w:val="005642A6"/>
    <w:rsid w:val="005647B2"/>
    <w:rsid w:val="00564DCF"/>
    <w:rsid w:val="005705DD"/>
    <w:rsid w:val="005718F2"/>
    <w:rsid w:val="00571FA7"/>
    <w:rsid w:val="00572CD3"/>
    <w:rsid w:val="00572FD3"/>
    <w:rsid w:val="005737FA"/>
    <w:rsid w:val="005740A2"/>
    <w:rsid w:val="005741E5"/>
    <w:rsid w:val="005750C7"/>
    <w:rsid w:val="005757C3"/>
    <w:rsid w:val="00575FA5"/>
    <w:rsid w:val="0057692A"/>
    <w:rsid w:val="00577608"/>
    <w:rsid w:val="005776BB"/>
    <w:rsid w:val="00580289"/>
    <w:rsid w:val="00582DDD"/>
    <w:rsid w:val="0058388F"/>
    <w:rsid w:val="00584DE7"/>
    <w:rsid w:val="00585363"/>
    <w:rsid w:val="0058678F"/>
    <w:rsid w:val="0058740A"/>
    <w:rsid w:val="00590EB7"/>
    <w:rsid w:val="00590F5A"/>
    <w:rsid w:val="00591137"/>
    <w:rsid w:val="00591CE5"/>
    <w:rsid w:val="00591F19"/>
    <w:rsid w:val="00592484"/>
    <w:rsid w:val="00592881"/>
    <w:rsid w:val="0059310A"/>
    <w:rsid w:val="00593886"/>
    <w:rsid w:val="00593A3D"/>
    <w:rsid w:val="005941B1"/>
    <w:rsid w:val="00594F0A"/>
    <w:rsid w:val="005953AF"/>
    <w:rsid w:val="00595C9C"/>
    <w:rsid w:val="005969B5"/>
    <w:rsid w:val="00597CA8"/>
    <w:rsid w:val="00597E99"/>
    <w:rsid w:val="005A07A0"/>
    <w:rsid w:val="005A233C"/>
    <w:rsid w:val="005A27B8"/>
    <w:rsid w:val="005A2E22"/>
    <w:rsid w:val="005A37D6"/>
    <w:rsid w:val="005A45F2"/>
    <w:rsid w:val="005A4688"/>
    <w:rsid w:val="005A7D2A"/>
    <w:rsid w:val="005B1A84"/>
    <w:rsid w:val="005B264F"/>
    <w:rsid w:val="005B44B1"/>
    <w:rsid w:val="005B4EA0"/>
    <w:rsid w:val="005B4EBE"/>
    <w:rsid w:val="005B6FE4"/>
    <w:rsid w:val="005C0CB2"/>
    <w:rsid w:val="005C1787"/>
    <w:rsid w:val="005C25D6"/>
    <w:rsid w:val="005C5B0E"/>
    <w:rsid w:val="005C64B7"/>
    <w:rsid w:val="005C6633"/>
    <w:rsid w:val="005C6C09"/>
    <w:rsid w:val="005C75AC"/>
    <w:rsid w:val="005D03E3"/>
    <w:rsid w:val="005D0A48"/>
    <w:rsid w:val="005D0DBB"/>
    <w:rsid w:val="005D17F6"/>
    <w:rsid w:val="005D18F5"/>
    <w:rsid w:val="005D1AF3"/>
    <w:rsid w:val="005D2F11"/>
    <w:rsid w:val="005D348B"/>
    <w:rsid w:val="005D48B2"/>
    <w:rsid w:val="005D5501"/>
    <w:rsid w:val="005D58DC"/>
    <w:rsid w:val="005D5952"/>
    <w:rsid w:val="005D7CC0"/>
    <w:rsid w:val="005E0BCF"/>
    <w:rsid w:val="005E0C32"/>
    <w:rsid w:val="005E3DAE"/>
    <w:rsid w:val="005E3E0A"/>
    <w:rsid w:val="005E3E9F"/>
    <w:rsid w:val="005E3EBC"/>
    <w:rsid w:val="005E4284"/>
    <w:rsid w:val="005E477A"/>
    <w:rsid w:val="005E4C47"/>
    <w:rsid w:val="005E6B71"/>
    <w:rsid w:val="005E7B6A"/>
    <w:rsid w:val="005F0EC4"/>
    <w:rsid w:val="005F1BDE"/>
    <w:rsid w:val="005F2898"/>
    <w:rsid w:val="005F413C"/>
    <w:rsid w:val="005F4BA1"/>
    <w:rsid w:val="005F54B8"/>
    <w:rsid w:val="005F63C7"/>
    <w:rsid w:val="005F673C"/>
    <w:rsid w:val="005F7004"/>
    <w:rsid w:val="0060079C"/>
    <w:rsid w:val="00600CAD"/>
    <w:rsid w:val="006022BF"/>
    <w:rsid w:val="00602379"/>
    <w:rsid w:val="00605F91"/>
    <w:rsid w:val="006068F7"/>
    <w:rsid w:val="00606EBA"/>
    <w:rsid w:val="00606FF7"/>
    <w:rsid w:val="00607448"/>
    <w:rsid w:val="00611648"/>
    <w:rsid w:val="00612EAB"/>
    <w:rsid w:val="00614D2A"/>
    <w:rsid w:val="00614FF6"/>
    <w:rsid w:val="006154DD"/>
    <w:rsid w:val="006155BD"/>
    <w:rsid w:val="00615F5C"/>
    <w:rsid w:val="006179EB"/>
    <w:rsid w:val="00617A26"/>
    <w:rsid w:val="0062114C"/>
    <w:rsid w:val="006222D3"/>
    <w:rsid w:val="0062316B"/>
    <w:rsid w:val="00623DE7"/>
    <w:rsid w:val="0062547F"/>
    <w:rsid w:val="00625BE4"/>
    <w:rsid w:val="00625E3A"/>
    <w:rsid w:val="006270DB"/>
    <w:rsid w:val="00627260"/>
    <w:rsid w:val="006312FB"/>
    <w:rsid w:val="006317C6"/>
    <w:rsid w:val="00636E43"/>
    <w:rsid w:val="00643064"/>
    <w:rsid w:val="006459D0"/>
    <w:rsid w:val="006466EC"/>
    <w:rsid w:val="00646CBA"/>
    <w:rsid w:val="0064765C"/>
    <w:rsid w:val="00647C75"/>
    <w:rsid w:val="00647C7B"/>
    <w:rsid w:val="00647D85"/>
    <w:rsid w:val="00650B34"/>
    <w:rsid w:val="0065170B"/>
    <w:rsid w:val="00651A12"/>
    <w:rsid w:val="00651E44"/>
    <w:rsid w:val="00653C27"/>
    <w:rsid w:val="00654079"/>
    <w:rsid w:val="00654426"/>
    <w:rsid w:val="00656AA1"/>
    <w:rsid w:val="00656FB1"/>
    <w:rsid w:val="006579C2"/>
    <w:rsid w:val="00662B75"/>
    <w:rsid w:val="00662C1E"/>
    <w:rsid w:val="00662DB0"/>
    <w:rsid w:val="006633E8"/>
    <w:rsid w:val="0066395C"/>
    <w:rsid w:val="00663FC7"/>
    <w:rsid w:val="00664830"/>
    <w:rsid w:val="006654DF"/>
    <w:rsid w:val="00665C0E"/>
    <w:rsid w:val="00666BB0"/>
    <w:rsid w:val="00666E11"/>
    <w:rsid w:val="0066722F"/>
    <w:rsid w:val="006672F1"/>
    <w:rsid w:val="0067162A"/>
    <w:rsid w:val="00675797"/>
    <w:rsid w:val="00676C15"/>
    <w:rsid w:val="00676F0C"/>
    <w:rsid w:val="00680BA0"/>
    <w:rsid w:val="006815B6"/>
    <w:rsid w:val="0068263B"/>
    <w:rsid w:val="006838CB"/>
    <w:rsid w:val="00684BF0"/>
    <w:rsid w:val="00685497"/>
    <w:rsid w:val="00685E8A"/>
    <w:rsid w:val="006862D1"/>
    <w:rsid w:val="00686337"/>
    <w:rsid w:val="00686BE3"/>
    <w:rsid w:val="00690DA5"/>
    <w:rsid w:val="00692920"/>
    <w:rsid w:val="0069564F"/>
    <w:rsid w:val="00695846"/>
    <w:rsid w:val="006966F0"/>
    <w:rsid w:val="00697093"/>
    <w:rsid w:val="006A0099"/>
    <w:rsid w:val="006A0BE4"/>
    <w:rsid w:val="006A1A09"/>
    <w:rsid w:val="006A1A87"/>
    <w:rsid w:val="006A5137"/>
    <w:rsid w:val="006A6565"/>
    <w:rsid w:val="006A6F55"/>
    <w:rsid w:val="006A714C"/>
    <w:rsid w:val="006B027D"/>
    <w:rsid w:val="006B03FB"/>
    <w:rsid w:val="006B19ED"/>
    <w:rsid w:val="006B1A0D"/>
    <w:rsid w:val="006B2377"/>
    <w:rsid w:val="006B30FB"/>
    <w:rsid w:val="006B3521"/>
    <w:rsid w:val="006B540E"/>
    <w:rsid w:val="006B66F5"/>
    <w:rsid w:val="006B6B78"/>
    <w:rsid w:val="006B7886"/>
    <w:rsid w:val="006B7912"/>
    <w:rsid w:val="006C0046"/>
    <w:rsid w:val="006C07E0"/>
    <w:rsid w:val="006C1434"/>
    <w:rsid w:val="006C1CA4"/>
    <w:rsid w:val="006C39CF"/>
    <w:rsid w:val="006C3E59"/>
    <w:rsid w:val="006C4CFB"/>
    <w:rsid w:val="006C56D0"/>
    <w:rsid w:val="006C5A61"/>
    <w:rsid w:val="006C730D"/>
    <w:rsid w:val="006D09A1"/>
    <w:rsid w:val="006D12F0"/>
    <w:rsid w:val="006D14EE"/>
    <w:rsid w:val="006D1A6A"/>
    <w:rsid w:val="006D3906"/>
    <w:rsid w:val="006D4A4D"/>
    <w:rsid w:val="006D53A7"/>
    <w:rsid w:val="006D5543"/>
    <w:rsid w:val="006D557C"/>
    <w:rsid w:val="006D786B"/>
    <w:rsid w:val="006D7F00"/>
    <w:rsid w:val="006E0108"/>
    <w:rsid w:val="006E0451"/>
    <w:rsid w:val="006E0BDD"/>
    <w:rsid w:val="006E0F13"/>
    <w:rsid w:val="006E18C5"/>
    <w:rsid w:val="006E1AC2"/>
    <w:rsid w:val="006E1BED"/>
    <w:rsid w:val="006E22AD"/>
    <w:rsid w:val="006E3EEE"/>
    <w:rsid w:val="006E6DC5"/>
    <w:rsid w:val="006F0D08"/>
    <w:rsid w:val="006F0FD3"/>
    <w:rsid w:val="006F2A4B"/>
    <w:rsid w:val="006F32A9"/>
    <w:rsid w:val="006F3EDE"/>
    <w:rsid w:val="006F47A2"/>
    <w:rsid w:val="006F70C5"/>
    <w:rsid w:val="00701D1C"/>
    <w:rsid w:val="00706946"/>
    <w:rsid w:val="00707447"/>
    <w:rsid w:val="007079FE"/>
    <w:rsid w:val="00707BAE"/>
    <w:rsid w:val="00710845"/>
    <w:rsid w:val="00710AE7"/>
    <w:rsid w:val="0071182B"/>
    <w:rsid w:val="007134F4"/>
    <w:rsid w:val="00713C7D"/>
    <w:rsid w:val="00713D58"/>
    <w:rsid w:val="00714659"/>
    <w:rsid w:val="007161A4"/>
    <w:rsid w:val="007161E8"/>
    <w:rsid w:val="00717907"/>
    <w:rsid w:val="00720BC9"/>
    <w:rsid w:val="0072177E"/>
    <w:rsid w:val="00721CFA"/>
    <w:rsid w:val="007223B1"/>
    <w:rsid w:val="00723EFE"/>
    <w:rsid w:val="00724038"/>
    <w:rsid w:val="007246D7"/>
    <w:rsid w:val="007304DE"/>
    <w:rsid w:val="00731074"/>
    <w:rsid w:val="00731124"/>
    <w:rsid w:val="00732B81"/>
    <w:rsid w:val="00732F41"/>
    <w:rsid w:val="00733CAD"/>
    <w:rsid w:val="00734092"/>
    <w:rsid w:val="007344DD"/>
    <w:rsid w:val="00734B00"/>
    <w:rsid w:val="007363C7"/>
    <w:rsid w:val="0074016C"/>
    <w:rsid w:val="00740A8B"/>
    <w:rsid w:val="00743738"/>
    <w:rsid w:val="00744152"/>
    <w:rsid w:val="00744A38"/>
    <w:rsid w:val="00744CB3"/>
    <w:rsid w:val="00746154"/>
    <w:rsid w:val="00746285"/>
    <w:rsid w:val="00746BD6"/>
    <w:rsid w:val="007475A7"/>
    <w:rsid w:val="00750F63"/>
    <w:rsid w:val="00751124"/>
    <w:rsid w:val="0075254A"/>
    <w:rsid w:val="00753014"/>
    <w:rsid w:val="0075359F"/>
    <w:rsid w:val="007552E5"/>
    <w:rsid w:val="007558BF"/>
    <w:rsid w:val="00755CE2"/>
    <w:rsid w:val="00755F6D"/>
    <w:rsid w:val="0076061B"/>
    <w:rsid w:val="007609A9"/>
    <w:rsid w:val="00760FFE"/>
    <w:rsid w:val="00763D0D"/>
    <w:rsid w:val="00764F72"/>
    <w:rsid w:val="00766048"/>
    <w:rsid w:val="00767318"/>
    <w:rsid w:val="00770889"/>
    <w:rsid w:val="00770D62"/>
    <w:rsid w:val="0077263C"/>
    <w:rsid w:val="00773277"/>
    <w:rsid w:val="007739EA"/>
    <w:rsid w:val="00774846"/>
    <w:rsid w:val="00774888"/>
    <w:rsid w:val="00775CC6"/>
    <w:rsid w:val="00776039"/>
    <w:rsid w:val="00777557"/>
    <w:rsid w:val="007775E2"/>
    <w:rsid w:val="007821BC"/>
    <w:rsid w:val="007850AA"/>
    <w:rsid w:val="00785850"/>
    <w:rsid w:val="00786640"/>
    <w:rsid w:val="00786B47"/>
    <w:rsid w:val="00787677"/>
    <w:rsid w:val="00791A51"/>
    <w:rsid w:val="00793F56"/>
    <w:rsid w:val="0079506E"/>
    <w:rsid w:val="00795642"/>
    <w:rsid w:val="00797790"/>
    <w:rsid w:val="00797F61"/>
    <w:rsid w:val="007A000D"/>
    <w:rsid w:val="007A0B3D"/>
    <w:rsid w:val="007A0E37"/>
    <w:rsid w:val="007A2ED3"/>
    <w:rsid w:val="007A35A9"/>
    <w:rsid w:val="007A3F67"/>
    <w:rsid w:val="007A436E"/>
    <w:rsid w:val="007A45FB"/>
    <w:rsid w:val="007A4F39"/>
    <w:rsid w:val="007A584C"/>
    <w:rsid w:val="007A5C98"/>
    <w:rsid w:val="007A620A"/>
    <w:rsid w:val="007A722C"/>
    <w:rsid w:val="007A73F7"/>
    <w:rsid w:val="007A785E"/>
    <w:rsid w:val="007A7F05"/>
    <w:rsid w:val="007B0E3B"/>
    <w:rsid w:val="007B2758"/>
    <w:rsid w:val="007B4BD1"/>
    <w:rsid w:val="007B4C5C"/>
    <w:rsid w:val="007B56B0"/>
    <w:rsid w:val="007B6AF4"/>
    <w:rsid w:val="007B772E"/>
    <w:rsid w:val="007C1D8B"/>
    <w:rsid w:val="007C2122"/>
    <w:rsid w:val="007C2803"/>
    <w:rsid w:val="007C36EF"/>
    <w:rsid w:val="007C4DA6"/>
    <w:rsid w:val="007C5664"/>
    <w:rsid w:val="007C6216"/>
    <w:rsid w:val="007D128B"/>
    <w:rsid w:val="007D15A8"/>
    <w:rsid w:val="007D1A6B"/>
    <w:rsid w:val="007D1DAE"/>
    <w:rsid w:val="007D2D39"/>
    <w:rsid w:val="007D3976"/>
    <w:rsid w:val="007D4636"/>
    <w:rsid w:val="007D46B3"/>
    <w:rsid w:val="007D4A85"/>
    <w:rsid w:val="007E1162"/>
    <w:rsid w:val="007E216F"/>
    <w:rsid w:val="007E2A2F"/>
    <w:rsid w:val="007E45F9"/>
    <w:rsid w:val="007E4614"/>
    <w:rsid w:val="007E4ABB"/>
    <w:rsid w:val="007E5389"/>
    <w:rsid w:val="007E62A9"/>
    <w:rsid w:val="007E6E9C"/>
    <w:rsid w:val="007E7067"/>
    <w:rsid w:val="007E70B3"/>
    <w:rsid w:val="007F017C"/>
    <w:rsid w:val="007F1214"/>
    <w:rsid w:val="007F1794"/>
    <w:rsid w:val="007F2154"/>
    <w:rsid w:val="007F25AA"/>
    <w:rsid w:val="007F53F5"/>
    <w:rsid w:val="007F6BA8"/>
    <w:rsid w:val="007F746D"/>
    <w:rsid w:val="007F7B46"/>
    <w:rsid w:val="008001A7"/>
    <w:rsid w:val="00801794"/>
    <w:rsid w:val="00802127"/>
    <w:rsid w:val="00802D98"/>
    <w:rsid w:val="00803CC1"/>
    <w:rsid w:val="00803D16"/>
    <w:rsid w:val="0080431B"/>
    <w:rsid w:val="00804A61"/>
    <w:rsid w:val="00805E05"/>
    <w:rsid w:val="00806693"/>
    <w:rsid w:val="00810A7C"/>
    <w:rsid w:val="00811441"/>
    <w:rsid w:val="00811581"/>
    <w:rsid w:val="0081248D"/>
    <w:rsid w:val="00812BAD"/>
    <w:rsid w:val="00813911"/>
    <w:rsid w:val="00816AFB"/>
    <w:rsid w:val="00817273"/>
    <w:rsid w:val="0081750E"/>
    <w:rsid w:val="00820EE2"/>
    <w:rsid w:val="00820FA4"/>
    <w:rsid w:val="008233AA"/>
    <w:rsid w:val="0082753D"/>
    <w:rsid w:val="00830A3C"/>
    <w:rsid w:val="00832AD6"/>
    <w:rsid w:val="00832E8B"/>
    <w:rsid w:val="00833D59"/>
    <w:rsid w:val="0083695B"/>
    <w:rsid w:val="00836EFA"/>
    <w:rsid w:val="0084048A"/>
    <w:rsid w:val="008404A3"/>
    <w:rsid w:val="00840DF5"/>
    <w:rsid w:val="008412D6"/>
    <w:rsid w:val="00841478"/>
    <w:rsid w:val="0084187C"/>
    <w:rsid w:val="00841950"/>
    <w:rsid w:val="00841FF6"/>
    <w:rsid w:val="0084259C"/>
    <w:rsid w:val="0084362E"/>
    <w:rsid w:val="008438ED"/>
    <w:rsid w:val="00844E45"/>
    <w:rsid w:val="0084540E"/>
    <w:rsid w:val="00845DE6"/>
    <w:rsid w:val="0084633F"/>
    <w:rsid w:val="008468F1"/>
    <w:rsid w:val="00846B40"/>
    <w:rsid w:val="00850D90"/>
    <w:rsid w:val="00850E3D"/>
    <w:rsid w:val="008516BF"/>
    <w:rsid w:val="008521F6"/>
    <w:rsid w:val="0085235C"/>
    <w:rsid w:val="00857BCC"/>
    <w:rsid w:val="00860000"/>
    <w:rsid w:val="00861355"/>
    <w:rsid w:val="0086191B"/>
    <w:rsid w:val="008619C6"/>
    <w:rsid w:val="00863534"/>
    <w:rsid w:val="00863607"/>
    <w:rsid w:val="008639AC"/>
    <w:rsid w:val="00863A48"/>
    <w:rsid w:val="008650B7"/>
    <w:rsid w:val="0086544D"/>
    <w:rsid w:val="008662E2"/>
    <w:rsid w:val="00867665"/>
    <w:rsid w:val="008700C2"/>
    <w:rsid w:val="008731D1"/>
    <w:rsid w:val="008733FB"/>
    <w:rsid w:val="0087361F"/>
    <w:rsid w:val="00873648"/>
    <w:rsid w:val="00875DAF"/>
    <w:rsid w:val="00876A6D"/>
    <w:rsid w:val="00877AE9"/>
    <w:rsid w:val="00880D79"/>
    <w:rsid w:val="008811F9"/>
    <w:rsid w:val="0088144C"/>
    <w:rsid w:val="008817D0"/>
    <w:rsid w:val="0088190F"/>
    <w:rsid w:val="00882B4C"/>
    <w:rsid w:val="008838A8"/>
    <w:rsid w:val="00884C37"/>
    <w:rsid w:val="00885095"/>
    <w:rsid w:val="0088679D"/>
    <w:rsid w:val="00887FF9"/>
    <w:rsid w:val="008903E6"/>
    <w:rsid w:val="00891496"/>
    <w:rsid w:val="00892401"/>
    <w:rsid w:val="0089286C"/>
    <w:rsid w:val="00892CD0"/>
    <w:rsid w:val="00892EF5"/>
    <w:rsid w:val="0089341D"/>
    <w:rsid w:val="0089350D"/>
    <w:rsid w:val="008938E6"/>
    <w:rsid w:val="00896FAD"/>
    <w:rsid w:val="00897517"/>
    <w:rsid w:val="008A08CE"/>
    <w:rsid w:val="008A0B87"/>
    <w:rsid w:val="008A0BA0"/>
    <w:rsid w:val="008A1980"/>
    <w:rsid w:val="008A3495"/>
    <w:rsid w:val="008A37B7"/>
    <w:rsid w:val="008A4DB6"/>
    <w:rsid w:val="008A5087"/>
    <w:rsid w:val="008A5B5E"/>
    <w:rsid w:val="008A5E71"/>
    <w:rsid w:val="008A713C"/>
    <w:rsid w:val="008A7A03"/>
    <w:rsid w:val="008B03B5"/>
    <w:rsid w:val="008B2306"/>
    <w:rsid w:val="008B2AEF"/>
    <w:rsid w:val="008B2EC9"/>
    <w:rsid w:val="008B4401"/>
    <w:rsid w:val="008B46E2"/>
    <w:rsid w:val="008B56C5"/>
    <w:rsid w:val="008B66F5"/>
    <w:rsid w:val="008B747E"/>
    <w:rsid w:val="008B7AD7"/>
    <w:rsid w:val="008B7D95"/>
    <w:rsid w:val="008C0AE7"/>
    <w:rsid w:val="008C0B80"/>
    <w:rsid w:val="008C1593"/>
    <w:rsid w:val="008C1628"/>
    <w:rsid w:val="008C3748"/>
    <w:rsid w:val="008C510E"/>
    <w:rsid w:val="008C6969"/>
    <w:rsid w:val="008D0C88"/>
    <w:rsid w:val="008D1964"/>
    <w:rsid w:val="008D298A"/>
    <w:rsid w:val="008D2D1C"/>
    <w:rsid w:val="008D3536"/>
    <w:rsid w:val="008D69F0"/>
    <w:rsid w:val="008D6D15"/>
    <w:rsid w:val="008D70A6"/>
    <w:rsid w:val="008E0AF8"/>
    <w:rsid w:val="008E0E1B"/>
    <w:rsid w:val="008E2AFE"/>
    <w:rsid w:val="008E2E80"/>
    <w:rsid w:val="008E2F47"/>
    <w:rsid w:val="008E3552"/>
    <w:rsid w:val="008E43D0"/>
    <w:rsid w:val="008E4EEA"/>
    <w:rsid w:val="008E515A"/>
    <w:rsid w:val="008E58F7"/>
    <w:rsid w:val="008E7301"/>
    <w:rsid w:val="008F10EB"/>
    <w:rsid w:val="008F21D9"/>
    <w:rsid w:val="008F26B7"/>
    <w:rsid w:val="008F3737"/>
    <w:rsid w:val="008F6305"/>
    <w:rsid w:val="008F6B56"/>
    <w:rsid w:val="008F6B59"/>
    <w:rsid w:val="008F7736"/>
    <w:rsid w:val="008F79A1"/>
    <w:rsid w:val="008F79AD"/>
    <w:rsid w:val="009010A2"/>
    <w:rsid w:val="00901B39"/>
    <w:rsid w:val="00902575"/>
    <w:rsid w:val="00902A0C"/>
    <w:rsid w:val="009042CA"/>
    <w:rsid w:val="00904385"/>
    <w:rsid w:val="0090473C"/>
    <w:rsid w:val="00905A99"/>
    <w:rsid w:val="0090644A"/>
    <w:rsid w:val="00906542"/>
    <w:rsid w:val="0090677A"/>
    <w:rsid w:val="00906FAB"/>
    <w:rsid w:val="00907F5D"/>
    <w:rsid w:val="00910CFD"/>
    <w:rsid w:val="00911646"/>
    <w:rsid w:val="00911B13"/>
    <w:rsid w:val="00914797"/>
    <w:rsid w:val="0091527E"/>
    <w:rsid w:val="0091653C"/>
    <w:rsid w:val="00916C1C"/>
    <w:rsid w:val="009175E0"/>
    <w:rsid w:val="0092178E"/>
    <w:rsid w:val="00922FF1"/>
    <w:rsid w:val="0092353F"/>
    <w:rsid w:val="0092430F"/>
    <w:rsid w:val="0092543E"/>
    <w:rsid w:val="00925EC2"/>
    <w:rsid w:val="00926212"/>
    <w:rsid w:val="0092760D"/>
    <w:rsid w:val="00927A8A"/>
    <w:rsid w:val="00930C47"/>
    <w:rsid w:val="00930DA6"/>
    <w:rsid w:val="00930F56"/>
    <w:rsid w:val="00933027"/>
    <w:rsid w:val="009348E5"/>
    <w:rsid w:val="00934E0C"/>
    <w:rsid w:val="00934E35"/>
    <w:rsid w:val="009372E9"/>
    <w:rsid w:val="009373F8"/>
    <w:rsid w:val="00937E5D"/>
    <w:rsid w:val="00937F2E"/>
    <w:rsid w:val="009425B0"/>
    <w:rsid w:val="00943309"/>
    <w:rsid w:val="00943447"/>
    <w:rsid w:val="009435E3"/>
    <w:rsid w:val="00944342"/>
    <w:rsid w:val="00944575"/>
    <w:rsid w:val="00945431"/>
    <w:rsid w:val="00947452"/>
    <w:rsid w:val="00950227"/>
    <w:rsid w:val="00950D4D"/>
    <w:rsid w:val="0095173F"/>
    <w:rsid w:val="00952AB4"/>
    <w:rsid w:val="00952F13"/>
    <w:rsid w:val="009533BB"/>
    <w:rsid w:val="00953CD2"/>
    <w:rsid w:val="00954442"/>
    <w:rsid w:val="0095490A"/>
    <w:rsid w:val="009554EB"/>
    <w:rsid w:val="009559F9"/>
    <w:rsid w:val="00955B06"/>
    <w:rsid w:val="009610C6"/>
    <w:rsid w:val="00961DF8"/>
    <w:rsid w:val="00962774"/>
    <w:rsid w:val="0096351E"/>
    <w:rsid w:val="00966527"/>
    <w:rsid w:val="0097030B"/>
    <w:rsid w:val="009711AE"/>
    <w:rsid w:val="009730B3"/>
    <w:rsid w:val="00973492"/>
    <w:rsid w:val="00976F65"/>
    <w:rsid w:val="00976F8B"/>
    <w:rsid w:val="00977383"/>
    <w:rsid w:val="00977643"/>
    <w:rsid w:val="00977B48"/>
    <w:rsid w:val="009835A9"/>
    <w:rsid w:val="009840E1"/>
    <w:rsid w:val="00985583"/>
    <w:rsid w:val="009859A0"/>
    <w:rsid w:val="00986230"/>
    <w:rsid w:val="0098687E"/>
    <w:rsid w:val="00992EF6"/>
    <w:rsid w:val="0099400F"/>
    <w:rsid w:val="0099439F"/>
    <w:rsid w:val="00995B8B"/>
    <w:rsid w:val="00995CB7"/>
    <w:rsid w:val="00995EA8"/>
    <w:rsid w:val="00995F1F"/>
    <w:rsid w:val="00996728"/>
    <w:rsid w:val="00996799"/>
    <w:rsid w:val="009967AD"/>
    <w:rsid w:val="009A3C77"/>
    <w:rsid w:val="009A3E5A"/>
    <w:rsid w:val="009A4239"/>
    <w:rsid w:val="009A5B4E"/>
    <w:rsid w:val="009A677C"/>
    <w:rsid w:val="009A73E7"/>
    <w:rsid w:val="009A7A67"/>
    <w:rsid w:val="009B03C2"/>
    <w:rsid w:val="009B087C"/>
    <w:rsid w:val="009B0ECC"/>
    <w:rsid w:val="009B10A2"/>
    <w:rsid w:val="009B18A1"/>
    <w:rsid w:val="009B1A02"/>
    <w:rsid w:val="009B1A1E"/>
    <w:rsid w:val="009B37B8"/>
    <w:rsid w:val="009B3B78"/>
    <w:rsid w:val="009B47EE"/>
    <w:rsid w:val="009B5426"/>
    <w:rsid w:val="009B6715"/>
    <w:rsid w:val="009C0870"/>
    <w:rsid w:val="009C11B0"/>
    <w:rsid w:val="009C29C8"/>
    <w:rsid w:val="009C2A73"/>
    <w:rsid w:val="009C3C42"/>
    <w:rsid w:val="009C5395"/>
    <w:rsid w:val="009C609D"/>
    <w:rsid w:val="009C6A01"/>
    <w:rsid w:val="009D2407"/>
    <w:rsid w:val="009D2DD8"/>
    <w:rsid w:val="009D335B"/>
    <w:rsid w:val="009D4A1F"/>
    <w:rsid w:val="009D5A3C"/>
    <w:rsid w:val="009D6853"/>
    <w:rsid w:val="009D6BF1"/>
    <w:rsid w:val="009E0608"/>
    <w:rsid w:val="009E10B9"/>
    <w:rsid w:val="009E37E6"/>
    <w:rsid w:val="009E3D53"/>
    <w:rsid w:val="009E3E61"/>
    <w:rsid w:val="009E4ABC"/>
    <w:rsid w:val="009E4FCC"/>
    <w:rsid w:val="009F1689"/>
    <w:rsid w:val="009F29F4"/>
    <w:rsid w:val="009F3C45"/>
    <w:rsid w:val="009F6111"/>
    <w:rsid w:val="009F63BC"/>
    <w:rsid w:val="009F71C3"/>
    <w:rsid w:val="009F7D6B"/>
    <w:rsid w:val="00A0093E"/>
    <w:rsid w:val="00A019A7"/>
    <w:rsid w:val="00A05EBF"/>
    <w:rsid w:val="00A077F5"/>
    <w:rsid w:val="00A132C3"/>
    <w:rsid w:val="00A15029"/>
    <w:rsid w:val="00A1571B"/>
    <w:rsid w:val="00A15FEA"/>
    <w:rsid w:val="00A17808"/>
    <w:rsid w:val="00A21B19"/>
    <w:rsid w:val="00A21B2E"/>
    <w:rsid w:val="00A21DF4"/>
    <w:rsid w:val="00A22A6E"/>
    <w:rsid w:val="00A24FDB"/>
    <w:rsid w:val="00A257DC"/>
    <w:rsid w:val="00A26DD1"/>
    <w:rsid w:val="00A26E21"/>
    <w:rsid w:val="00A30974"/>
    <w:rsid w:val="00A31042"/>
    <w:rsid w:val="00A32C37"/>
    <w:rsid w:val="00A3336F"/>
    <w:rsid w:val="00A33A40"/>
    <w:rsid w:val="00A33EE4"/>
    <w:rsid w:val="00A33FF7"/>
    <w:rsid w:val="00A34CDF"/>
    <w:rsid w:val="00A37F10"/>
    <w:rsid w:val="00A41418"/>
    <w:rsid w:val="00A42EA5"/>
    <w:rsid w:val="00A43BED"/>
    <w:rsid w:val="00A441B0"/>
    <w:rsid w:val="00A463EA"/>
    <w:rsid w:val="00A46F82"/>
    <w:rsid w:val="00A503D1"/>
    <w:rsid w:val="00A50E85"/>
    <w:rsid w:val="00A5259D"/>
    <w:rsid w:val="00A538B3"/>
    <w:rsid w:val="00A55CF3"/>
    <w:rsid w:val="00A57BBE"/>
    <w:rsid w:val="00A6063B"/>
    <w:rsid w:val="00A60BD7"/>
    <w:rsid w:val="00A61421"/>
    <w:rsid w:val="00A61F93"/>
    <w:rsid w:val="00A63B6A"/>
    <w:rsid w:val="00A640B5"/>
    <w:rsid w:val="00A64C7C"/>
    <w:rsid w:val="00A664A1"/>
    <w:rsid w:val="00A66790"/>
    <w:rsid w:val="00A66875"/>
    <w:rsid w:val="00A66EC5"/>
    <w:rsid w:val="00A70168"/>
    <w:rsid w:val="00A7107E"/>
    <w:rsid w:val="00A712AF"/>
    <w:rsid w:val="00A71694"/>
    <w:rsid w:val="00A71971"/>
    <w:rsid w:val="00A72A4C"/>
    <w:rsid w:val="00A7477A"/>
    <w:rsid w:val="00A753FC"/>
    <w:rsid w:val="00A75682"/>
    <w:rsid w:val="00A7652D"/>
    <w:rsid w:val="00A76CBA"/>
    <w:rsid w:val="00A76EEE"/>
    <w:rsid w:val="00A80E13"/>
    <w:rsid w:val="00A84201"/>
    <w:rsid w:val="00A84D26"/>
    <w:rsid w:val="00A8502D"/>
    <w:rsid w:val="00A85839"/>
    <w:rsid w:val="00A85849"/>
    <w:rsid w:val="00A868B4"/>
    <w:rsid w:val="00A86E9D"/>
    <w:rsid w:val="00A87FA9"/>
    <w:rsid w:val="00A904EA"/>
    <w:rsid w:val="00A91558"/>
    <w:rsid w:val="00A92FC6"/>
    <w:rsid w:val="00A9383A"/>
    <w:rsid w:val="00A93A3F"/>
    <w:rsid w:val="00A94AFC"/>
    <w:rsid w:val="00A968DC"/>
    <w:rsid w:val="00AA0AB7"/>
    <w:rsid w:val="00AA0C24"/>
    <w:rsid w:val="00AA11FA"/>
    <w:rsid w:val="00AA25E9"/>
    <w:rsid w:val="00AA2699"/>
    <w:rsid w:val="00AA29D6"/>
    <w:rsid w:val="00AA2DAC"/>
    <w:rsid w:val="00AA2EF0"/>
    <w:rsid w:val="00AA3115"/>
    <w:rsid w:val="00AA46F5"/>
    <w:rsid w:val="00AA6B1B"/>
    <w:rsid w:val="00AB1804"/>
    <w:rsid w:val="00AB1A09"/>
    <w:rsid w:val="00AB404D"/>
    <w:rsid w:val="00AB53B7"/>
    <w:rsid w:val="00AB5FDA"/>
    <w:rsid w:val="00AB6641"/>
    <w:rsid w:val="00AB6821"/>
    <w:rsid w:val="00AB7AC5"/>
    <w:rsid w:val="00AC0C31"/>
    <w:rsid w:val="00AC1786"/>
    <w:rsid w:val="00AC19FE"/>
    <w:rsid w:val="00AC377B"/>
    <w:rsid w:val="00AC53A2"/>
    <w:rsid w:val="00AC54B8"/>
    <w:rsid w:val="00AC64F9"/>
    <w:rsid w:val="00AC7E09"/>
    <w:rsid w:val="00AD1419"/>
    <w:rsid w:val="00AD2058"/>
    <w:rsid w:val="00AD21DD"/>
    <w:rsid w:val="00AD2A21"/>
    <w:rsid w:val="00AD5EE9"/>
    <w:rsid w:val="00AD66F4"/>
    <w:rsid w:val="00AD79E3"/>
    <w:rsid w:val="00AD7EA0"/>
    <w:rsid w:val="00AE0C55"/>
    <w:rsid w:val="00AE1DC1"/>
    <w:rsid w:val="00AE2B17"/>
    <w:rsid w:val="00AE2C04"/>
    <w:rsid w:val="00AE2F16"/>
    <w:rsid w:val="00AE41D9"/>
    <w:rsid w:val="00AE64AF"/>
    <w:rsid w:val="00AE70AE"/>
    <w:rsid w:val="00AF0882"/>
    <w:rsid w:val="00AF203B"/>
    <w:rsid w:val="00AF2223"/>
    <w:rsid w:val="00AF2630"/>
    <w:rsid w:val="00AF4A6D"/>
    <w:rsid w:val="00AF4C4E"/>
    <w:rsid w:val="00AF4E51"/>
    <w:rsid w:val="00AF4ED1"/>
    <w:rsid w:val="00AF59E7"/>
    <w:rsid w:val="00AF5A9B"/>
    <w:rsid w:val="00B01B7D"/>
    <w:rsid w:val="00B027F9"/>
    <w:rsid w:val="00B034AB"/>
    <w:rsid w:val="00B0377D"/>
    <w:rsid w:val="00B04A60"/>
    <w:rsid w:val="00B05ED7"/>
    <w:rsid w:val="00B06153"/>
    <w:rsid w:val="00B070B4"/>
    <w:rsid w:val="00B077E1"/>
    <w:rsid w:val="00B10A7E"/>
    <w:rsid w:val="00B11C5D"/>
    <w:rsid w:val="00B12450"/>
    <w:rsid w:val="00B13D2B"/>
    <w:rsid w:val="00B147B7"/>
    <w:rsid w:val="00B1526E"/>
    <w:rsid w:val="00B16938"/>
    <w:rsid w:val="00B1695E"/>
    <w:rsid w:val="00B16BCA"/>
    <w:rsid w:val="00B252D7"/>
    <w:rsid w:val="00B262EF"/>
    <w:rsid w:val="00B26B2E"/>
    <w:rsid w:val="00B270E1"/>
    <w:rsid w:val="00B31F95"/>
    <w:rsid w:val="00B32DDE"/>
    <w:rsid w:val="00B33447"/>
    <w:rsid w:val="00B33CED"/>
    <w:rsid w:val="00B34378"/>
    <w:rsid w:val="00B34F0A"/>
    <w:rsid w:val="00B35371"/>
    <w:rsid w:val="00B36AED"/>
    <w:rsid w:val="00B36FD3"/>
    <w:rsid w:val="00B37A95"/>
    <w:rsid w:val="00B40E33"/>
    <w:rsid w:val="00B412C3"/>
    <w:rsid w:val="00B413C5"/>
    <w:rsid w:val="00B419D1"/>
    <w:rsid w:val="00B425E4"/>
    <w:rsid w:val="00B42A69"/>
    <w:rsid w:val="00B42B1C"/>
    <w:rsid w:val="00B44DB4"/>
    <w:rsid w:val="00B4540B"/>
    <w:rsid w:val="00B460BE"/>
    <w:rsid w:val="00B46B7A"/>
    <w:rsid w:val="00B47D47"/>
    <w:rsid w:val="00B500BE"/>
    <w:rsid w:val="00B5075C"/>
    <w:rsid w:val="00B5301D"/>
    <w:rsid w:val="00B53856"/>
    <w:rsid w:val="00B53AA6"/>
    <w:rsid w:val="00B5446A"/>
    <w:rsid w:val="00B54791"/>
    <w:rsid w:val="00B563B6"/>
    <w:rsid w:val="00B568B0"/>
    <w:rsid w:val="00B56EE2"/>
    <w:rsid w:val="00B572AE"/>
    <w:rsid w:val="00B577E9"/>
    <w:rsid w:val="00B6067F"/>
    <w:rsid w:val="00B62B2D"/>
    <w:rsid w:val="00B632A7"/>
    <w:rsid w:val="00B63F68"/>
    <w:rsid w:val="00B65304"/>
    <w:rsid w:val="00B657F2"/>
    <w:rsid w:val="00B6678D"/>
    <w:rsid w:val="00B668EE"/>
    <w:rsid w:val="00B66DCD"/>
    <w:rsid w:val="00B6721F"/>
    <w:rsid w:val="00B67ADE"/>
    <w:rsid w:val="00B67E0B"/>
    <w:rsid w:val="00B70117"/>
    <w:rsid w:val="00B70873"/>
    <w:rsid w:val="00B70A83"/>
    <w:rsid w:val="00B71638"/>
    <w:rsid w:val="00B72741"/>
    <w:rsid w:val="00B72E6A"/>
    <w:rsid w:val="00B738D0"/>
    <w:rsid w:val="00B73E68"/>
    <w:rsid w:val="00B74005"/>
    <w:rsid w:val="00B743C8"/>
    <w:rsid w:val="00B744F5"/>
    <w:rsid w:val="00B753B4"/>
    <w:rsid w:val="00B75D2F"/>
    <w:rsid w:val="00B77367"/>
    <w:rsid w:val="00B77B0D"/>
    <w:rsid w:val="00B77DB8"/>
    <w:rsid w:val="00B80209"/>
    <w:rsid w:val="00B809CC"/>
    <w:rsid w:val="00B832A1"/>
    <w:rsid w:val="00B83E50"/>
    <w:rsid w:val="00B83F44"/>
    <w:rsid w:val="00B8437E"/>
    <w:rsid w:val="00B84756"/>
    <w:rsid w:val="00B8651A"/>
    <w:rsid w:val="00B86720"/>
    <w:rsid w:val="00B86EF2"/>
    <w:rsid w:val="00B90D3F"/>
    <w:rsid w:val="00B91B84"/>
    <w:rsid w:val="00B97BE9"/>
    <w:rsid w:val="00BA09E6"/>
    <w:rsid w:val="00BA0A13"/>
    <w:rsid w:val="00BA1A07"/>
    <w:rsid w:val="00BA369B"/>
    <w:rsid w:val="00BA3AF8"/>
    <w:rsid w:val="00BA568C"/>
    <w:rsid w:val="00BA5E64"/>
    <w:rsid w:val="00BA7780"/>
    <w:rsid w:val="00BB29C6"/>
    <w:rsid w:val="00BB2E9A"/>
    <w:rsid w:val="00BB2EB7"/>
    <w:rsid w:val="00BB32AF"/>
    <w:rsid w:val="00BB5C3D"/>
    <w:rsid w:val="00BB6766"/>
    <w:rsid w:val="00BB6A6C"/>
    <w:rsid w:val="00BB6BFA"/>
    <w:rsid w:val="00BB759B"/>
    <w:rsid w:val="00BB7A47"/>
    <w:rsid w:val="00BC0BDB"/>
    <w:rsid w:val="00BC11C8"/>
    <w:rsid w:val="00BC15B3"/>
    <w:rsid w:val="00BC31AE"/>
    <w:rsid w:val="00BC33EC"/>
    <w:rsid w:val="00BC3ADF"/>
    <w:rsid w:val="00BC3D02"/>
    <w:rsid w:val="00BC4092"/>
    <w:rsid w:val="00BC4900"/>
    <w:rsid w:val="00BC4932"/>
    <w:rsid w:val="00BC4DD3"/>
    <w:rsid w:val="00BC51CD"/>
    <w:rsid w:val="00BC5DC6"/>
    <w:rsid w:val="00BC60C9"/>
    <w:rsid w:val="00BC7524"/>
    <w:rsid w:val="00BD0419"/>
    <w:rsid w:val="00BD1017"/>
    <w:rsid w:val="00BD2C56"/>
    <w:rsid w:val="00BD5644"/>
    <w:rsid w:val="00BD5EE1"/>
    <w:rsid w:val="00BD6568"/>
    <w:rsid w:val="00BD6737"/>
    <w:rsid w:val="00BD7875"/>
    <w:rsid w:val="00BE012A"/>
    <w:rsid w:val="00BE0402"/>
    <w:rsid w:val="00BE10A3"/>
    <w:rsid w:val="00BE1509"/>
    <w:rsid w:val="00BE189D"/>
    <w:rsid w:val="00BE27B3"/>
    <w:rsid w:val="00BE62EA"/>
    <w:rsid w:val="00BE67B7"/>
    <w:rsid w:val="00BE6D86"/>
    <w:rsid w:val="00BE78DE"/>
    <w:rsid w:val="00BE7F13"/>
    <w:rsid w:val="00BF0031"/>
    <w:rsid w:val="00BF141F"/>
    <w:rsid w:val="00BF2E86"/>
    <w:rsid w:val="00BF3169"/>
    <w:rsid w:val="00BF3489"/>
    <w:rsid w:val="00BF58EF"/>
    <w:rsid w:val="00BF6D0E"/>
    <w:rsid w:val="00BF73DB"/>
    <w:rsid w:val="00C00E44"/>
    <w:rsid w:val="00C00E83"/>
    <w:rsid w:val="00C01396"/>
    <w:rsid w:val="00C02433"/>
    <w:rsid w:val="00C035CF"/>
    <w:rsid w:val="00C04F11"/>
    <w:rsid w:val="00C05325"/>
    <w:rsid w:val="00C06208"/>
    <w:rsid w:val="00C06449"/>
    <w:rsid w:val="00C10501"/>
    <w:rsid w:val="00C10546"/>
    <w:rsid w:val="00C10A3F"/>
    <w:rsid w:val="00C10D83"/>
    <w:rsid w:val="00C11FD5"/>
    <w:rsid w:val="00C1216D"/>
    <w:rsid w:val="00C122FC"/>
    <w:rsid w:val="00C13DC4"/>
    <w:rsid w:val="00C146FE"/>
    <w:rsid w:val="00C1518B"/>
    <w:rsid w:val="00C15E22"/>
    <w:rsid w:val="00C17E0C"/>
    <w:rsid w:val="00C20951"/>
    <w:rsid w:val="00C20D5D"/>
    <w:rsid w:val="00C211F3"/>
    <w:rsid w:val="00C21709"/>
    <w:rsid w:val="00C2195A"/>
    <w:rsid w:val="00C21E46"/>
    <w:rsid w:val="00C22A68"/>
    <w:rsid w:val="00C23794"/>
    <w:rsid w:val="00C24F78"/>
    <w:rsid w:val="00C260DE"/>
    <w:rsid w:val="00C260E6"/>
    <w:rsid w:val="00C26291"/>
    <w:rsid w:val="00C26D56"/>
    <w:rsid w:val="00C26DCB"/>
    <w:rsid w:val="00C27403"/>
    <w:rsid w:val="00C3085C"/>
    <w:rsid w:val="00C31BA7"/>
    <w:rsid w:val="00C33E72"/>
    <w:rsid w:val="00C358AC"/>
    <w:rsid w:val="00C36140"/>
    <w:rsid w:val="00C36B85"/>
    <w:rsid w:val="00C36BD0"/>
    <w:rsid w:val="00C37345"/>
    <w:rsid w:val="00C41A2B"/>
    <w:rsid w:val="00C41A50"/>
    <w:rsid w:val="00C41BC7"/>
    <w:rsid w:val="00C4216E"/>
    <w:rsid w:val="00C43C0B"/>
    <w:rsid w:val="00C449AE"/>
    <w:rsid w:val="00C461DA"/>
    <w:rsid w:val="00C471A6"/>
    <w:rsid w:val="00C47BFD"/>
    <w:rsid w:val="00C5132B"/>
    <w:rsid w:val="00C5259D"/>
    <w:rsid w:val="00C5261D"/>
    <w:rsid w:val="00C526E5"/>
    <w:rsid w:val="00C528BA"/>
    <w:rsid w:val="00C54B49"/>
    <w:rsid w:val="00C55C3A"/>
    <w:rsid w:val="00C567E2"/>
    <w:rsid w:val="00C575A2"/>
    <w:rsid w:val="00C57E87"/>
    <w:rsid w:val="00C60A45"/>
    <w:rsid w:val="00C60E4F"/>
    <w:rsid w:val="00C612C2"/>
    <w:rsid w:val="00C61329"/>
    <w:rsid w:val="00C63423"/>
    <w:rsid w:val="00C6374B"/>
    <w:rsid w:val="00C6445C"/>
    <w:rsid w:val="00C65DF6"/>
    <w:rsid w:val="00C66B7A"/>
    <w:rsid w:val="00C71163"/>
    <w:rsid w:val="00C7120F"/>
    <w:rsid w:val="00C71325"/>
    <w:rsid w:val="00C75A1E"/>
    <w:rsid w:val="00C75AF0"/>
    <w:rsid w:val="00C75BEA"/>
    <w:rsid w:val="00C76056"/>
    <w:rsid w:val="00C80B2F"/>
    <w:rsid w:val="00C813DA"/>
    <w:rsid w:val="00C82FB6"/>
    <w:rsid w:val="00C83222"/>
    <w:rsid w:val="00C83707"/>
    <w:rsid w:val="00C84289"/>
    <w:rsid w:val="00C852F4"/>
    <w:rsid w:val="00C85D0A"/>
    <w:rsid w:val="00C8632E"/>
    <w:rsid w:val="00C86AB7"/>
    <w:rsid w:val="00C86ED1"/>
    <w:rsid w:val="00C874FB"/>
    <w:rsid w:val="00C925F4"/>
    <w:rsid w:val="00C93BE3"/>
    <w:rsid w:val="00C93C55"/>
    <w:rsid w:val="00C954E5"/>
    <w:rsid w:val="00C9592D"/>
    <w:rsid w:val="00C95BDA"/>
    <w:rsid w:val="00C96009"/>
    <w:rsid w:val="00C97965"/>
    <w:rsid w:val="00CA08F6"/>
    <w:rsid w:val="00CA1381"/>
    <w:rsid w:val="00CA268F"/>
    <w:rsid w:val="00CA3882"/>
    <w:rsid w:val="00CA49C1"/>
    <w:rsid w:val="00CA6343"/>
    <w:rsid w:val="00CB01F7"/>
    <w:rsid w:val="00CB3197"/>
    <w:rsid w:val="00CB44AD"/>
    <w:rsid w:val="00CB6C60"/>
    <w:rsid w:val="00CB6DBE"/>
    <w:rsid w:val="00CB7E91"/>
    <w:rsid w:val="00CC0A5D"/>
    <w:rsid w:val="00CC117E"/>
    <w:rsid w:val="00CC2D98"/>
    <w:rsid w:val="00CC4EC2"/>
    <w:rsid w:val="00CD230C"/>
    <w:rsid w:val="00CD263D"/>
    <w:rsid w:val="00CD27EF"/>
    <w:rsid w:val="00CD2D02"/>
    <w:rsid w:val="00CD33C3"/>
    <w:rsid w:val="00CD3E47"/>
    <w:rsid w:val="00CD658F"/>
    <w:rsid w:val="00CE2246"/>
    <w:rsid w:val="00CE2D4F"/>
    <w:rsid w:val="00CE351D"/>
    <w:rsid w:val="00CE36DE"/>
    <w:rsid w:val="00CE38DC"/>
    <w:rsid w:val="00CE390D"/>
    <w:rsid w:val="00CE39EA"/>
    <w:rsid w:val="00CE3C7E"/>
    <w:rsid w:val="00CE4CF3"/>
    <w:rsid w:val="00CE4E2B"/>
    <w:rsid w:val="00CE50C1"/>
    <w:rsid w:val="00CE58BC"/>
    <w:rsid w:val="00CE6EA0"/>
    <w:rsid w:val="00CF0CF3"/>
    <w:rsid w:val="00CF0E2C"/>
    <w:rsid w:val="00CF2046"/>
    <w:rsid w:val="00CF2BB3"/>
    <w:rsid w:val="00CF2CF7"/>
    <w:rsid w:val="00CF35DE"/>
    <w:rsid w:val="00CF496B"/>
    <w:rsid w:val="00CF4ECF"/>
    <w:rsid w:val="00CF668F"/>
    <w:rsid w:val="00CF72CF"/>
    <w:rsid w:val="00D00A3C"/>
    <w:rsid w:val="00D00AFC"/>
    <w:rsid w:val="00D01F2D"/>
    <w:rsid w:val="00D01F84"/>
    <w:rsid w:val="00D03157"/>
    <w:rsid w:val="00D033E1"/>
    <w:rsid w:val="00D03993"/>
    <w:rsid w:val="00D05CF2"/>
    <w:rsid w:val="00D06576"/>
    <w:rsid w:val="00D0795A"/>
    <w:rsid w:val="00D14D3D"/>
    <w:rsid w:val="00D161FF"/>
    <w:rsid w:val="00D16EBA"/>
    <w:rsid w:val="00D17850"/>
    <w:rsid w:val="00D211BB"/>
    <w:rsid w:val="00D23902"/>
    <w:rsid w:val="00D2536F"/>
    <w:rsid w:val="00D254A1"/>
    <w:rsid w:val="00D26E59"/>
    <w:rsid w:val="00D26FB5"/>
    <w:rsid w:val="00D271EF"/>
    <w:rsid w:val="00D27CB0"/>
    <w:rsid w:val="00D31652"/>
    <w:rsid w:val="00D317DC"/>
    <w:rsid w:val="00D332EB"/>
    <w:rsid w:val="00D36B98"/>
    <w:rsid w:val="00D40AFF"/>
    <w:rsid w:val="00D416E1"/>
    <w:rsid w:val="00D42EDB"/>
    <w:rsid w:val="00D43315"/>
    <w:rsid w:val="00D44463"/>
    <w:rsid w:val="00D449D6"/>
    <w:rsid w:val="00D457F9"/>
    <w:rsid w:val="00D45BAA"/>
    <w:rsid w:val="00D466CF"/>
    <w:rsid w:val="00D46885"/>
    <w:rsid w:val="00D50216"/>
    <w:rsid w:val="00D50235"/>
    <w:rsid w:val="00D50B81"/>
    <w:rsid w:val="00D50E12"/>
    <w:rsid w:val="00D51FF9"/>
    <w:rsid w:val="00D52763"/>
    <w:rsid w:val="00D52FFD"/>
    <w:rsid w:val="00D539FB"/>
    <w:rsid w:val="00D543C9"/>
    <w:rsid w:val="00D554CF"/>
    <w:rsid w:val="00D556B9"/>
    <w:rsid w:val="00D55CAE"/>
    <w:rsid w:val="00D57225"/>
    <w:rsid w:val="00D57354"/>
    <w:rsid w:val="00D57823"/>
    <w:rsid w:val="00D57F50"/>
    <w:rsid w:val="00D6089B"/>
    <w:rsid w:val="00D62394"/>
    <w:rsid w:val="00D62846"/>
    <w:rsid w:val="00D62F95"/>
    <w:rsid w:val="00D640C2"/>
    <w:rsid w:val="00D64A03"/>
    <w:rsid w:val="00D64D2B"/>
    <w:rsid w:val="00D6729C"/>
    <w:rsid w:val="00D67615"/>
    <w:rsid w:val="00D67CC5"/>
    <w:rsid w:val="00D70591"/>
    <w:rsid w:val="00D70DAB"/>
    <w:rsid w:val="00D71A5B"/>
    <w:rsid w:val="00D72565"/>
    <w:rsid w:val="00D72C40"/>
    <w:rsid w:val="00D72CD0"/>
    <w:rsid w:val="00D73D97"/>
    <w:rsid w:val="00D76D40"/>
    <w:rsid w:val="00D7795A"/>
    <w:rsid w:val="00D812DF"/>
    <w:rsid w:val="00D814F5"/>
    <w:rsid w:val="00D817DA"/>
    <w:rsid w:val="00D81FF7"/>
    <w:rsid w:val="00D82346"/>
    <w:rsid w:val="00D82D67"/>
    <w:rsid w:val="00D8341A"/>
    <w:rsid w:val="00D84520"/>
    <w:rsid w:val="00D8464F"/>
    <w:rsid w:val="00D84DC5"/>
    <w:rsid w:val="00D8614F"/>
    <w:rsid w:val="00D86687"/>
    <w:rsid w:val="00D908D6"/>
    <w:rsid w:val="00D913E1"/>
    <w:rsid w:val="00D91634"/>
    <w:rsid w:val="00D9168C"/>
    <w:rsid w:val="00D91DEB"/>
    <w:rsid w:val="00D92492"/>
    <w:rsid w:val="00D938DA"/>
    <w:rsid w:val="00D9515C"/>
    <w:rsid w:val="00D95D3E"/>
    <w:rsid w:val="00D963B8"/>
    <w:rsid w:val="00D97F51"/>
    <w:rsid w:val="00DA08BF"/>
    <w:rsid w:val="00DA1268"/>
    <w:rsid w:val="00DA280B"/>
    <w:rsid w:val="00DA35C4"/>
    <w:rsid w:val="00DA3AD6"/>
    <w:rsid w:val="00DA47A4"/>
    <w:rsid w:val="00DA5427"/>
    <w:rsid w:val="00DA5BED"/>
    <w:rsid w:val="00DA614E"/>
    <w:rsid w:val="00DA6BCF"/>
    <w:rsid w:val="00DA7E17"/>
    <w:rsid w:val="00DB058B"/>
    <w:rsid w:val="00DB26DC"/>
    <w:rsid w:val="00DB2C07"/>
    <w:rsid w:val="00DB35C8"/>
    <w:rsid w:val="00DB3C09"/>
    <w:rsid w:val="00DB3C6A"/>
    <w:rsid w:val="00DB6F5F"/>
    <w:rsid w:val="00DB7552"/>
    <w:rsid w:val="00DB7CA3"/>
    <w:rsid w:val="00DB7E9C"/>
    <w:rsid w:val="00DC145F"/>
    <w:rsid w:val="00DC1B27"/>
    <w:rsid w:val="00DC26DE"/>
    <w:rsid w:val="00DC26EA"/>
    <w:rsid w:val="00DC341D"/>
    <w:rsid w:val="00DC39F3"/>
    <w:rsid w:val="00DC3EAA"/>
    <w:rsid w:val="00DC40B0"/>
    <w:rsid w:val="00DC421E"/>
    <w:rsid w:val="00DC4CB6"/>
    <w:rsid w:val="00DC4FB7"/>
    <w:rsid w:val="00DC5C8B"/>
    <w:rsid w:val="00DC5F17"/>
    <w:rsid w:val="00DC7762"/>
    <w:rsid w:val="00DC778E"/>
    <w:rsid w:val="00DD051D"/>
    <w:rsid w:val="00DD1BA6"/>
    <w:rsid w:val="00DD1E8C"/>
    <w:rsid w:val="00DD323E"/>
    <w:rsid w:val="00DD387C"/>
    <w:rsid w:val="00DD4255"/>
    <w:rsid w:val="00DD477E"/>
    <w:rsid w:val="00DD5517"/>
    <w:rsid w:val="00DD5D4C"/>
    <w:rsid w:val="00DE09DF"/>
    <w:rsid w:val="00DE0EDD"/>
    <w:rsid w:val="00DE1116"/>
    <w:rsid w:val="00DE1E1F"/>
    <w:rsid w:val="00DE21C6"/>
    <w:rsid w:val="00DE279B"/>
    <w:rsid w:val="00DE2BBB"/>
    <w:rsid w:val="00DE3886"/>
    <w:rsid w:val="00DE40C1"/>
    <w:rsid w:val="00DE43D9"/>
    <w:rsid w:val="00DE61C4"/>
    <w:rsid w:val="00DF0A71"/>
    <w:rsid w:val="00DF167C"/>
    <w:rsid w:val="00DF1936"/>
    <w:rsid w:val="00DF1CAF"/>
    <w:rsid w:val="00DF1DC4"/>
    <w:rsid w:val="00DF1E0A"/>
    <w:rsid w:val="00DF27A6"/>
    <w:rsid w:val="00DF326E"/>
    <w:rsid w:val="00DF3D5F"/>
    <w:rsid w:val="00DF4B0B"/>
    <w:rsid w:val="00DF5D31"/>
    <w:rsid w:val="00DF71D1"/>
    <w:rsid w:val="00DF7F3A"/>
    <w:rsid w:val="00E015E6"/>
    <w:rsid w:val="00E02FD3"/>
    <w:rsid w:val="00E03907"/>
    <w:rsid w:val="00E0685A"/>
    <w:rsid w:val="00E06ED7"/>
    <w:rsid w:val="00E07421"/>
    <w:rsid w:val="00E075C0"/>
    <w:rsid w:val="00E103DE"/>
    <w:rsid w:val="00E122C2"/>
    <w:rsid w:val="00E130FF"/>
    <w:rsid w:val="00E13DE6"/>
    <w:rsid w:val="00E14234"/>
    <w:rsid w:val="00E160AE"/>
    <w:rsid w:val="00E16CAD"/>
    <w:rsid w:val="00E175C8"/>
    <w:rsid w:val="00E17752"/>
    <w:rsid w:val="00E17FD4"/>
    <w:rsid w:val="00E24439"/>
    <w:rsid w:val="00E24589"/>
    <w:rsid w:val="00E2478A"/>
    <w:rsid w:val="00E252DB"/>
    <w:rsid w:val="00E25650"/>
    <w:rsid w:val="00E26BD2"/>
    <w:rsid w:val="00E27F31"/>
    <w:rsid w:val="00E33247"/>
    <w:rsid w:val="00E35373"/>
    <w:rsid w:val="00E35E26"/>
    <w:rsid w:val="00E41201"/>
    <w:rsid w:val="00E42398"/>
    <w:rsid w:val="00E43DB4"/>
    <w:rsid w:val="00E4500F"/>
    <w:rsid w:val="00E452F5"/>
    <w:rsid w:val="00E452F9"/>
    <w:rsid w:val="00E45D89"/>
    <w:rsid w:val="00E45E10"/>
    <w:rsid w:val="00E478FC"/>
    <w:rsid w:val="00E479C0"/>
    <w:rsid w:val="00E47BA6"/>
    <w:rsid w:val="00E52353"/>
    <w:rsid w:val="00E52B02"/>
    <w:rsid w:val="00E53828"/>
    <w:rsid w:val="00E54D44"/>
    <w:rsid w:val="00E55EB8"/>
    <w:rsid w:val="00E56A7F"/>
    <w:rsid w:val="00E56B93"/>
    <w:rsid w:val="00E56C41"/>
    <w:rsid w:val="00E56C9A"/>
    <w:rsid w:val="00E56F75"/>
    <w:rsid w:val="00E642C9"/>
    <w:rsid w:val="00E64573"/>
    <w:rsid w:val="00E649B7"/>
    <w:rsid w:val="00E65FDA"/>
    <w:rsid w:val="00E668AE"/>
    <w:rsid w:val="00E66AA5"/>
    <w:rsid w:val="00E6758C"/>
    <w:rsid w:val="00E714B4"/>
    <w:rsid w:val="00E7197C"/>
    <w:rsid w:val="00E72283"/>
    <w:rsid w:val="00E72D7D"/>
    <w:rsid w:val="00E739C5"/>
    <w:rsid w:val="00E74031"/>
    <w:rsid w:val="00E746C8"/>
    <w:rsid w:val="00E74C2A"/>
    <w:rsid w:val="00E773D1"/>
    <w:rsid w:val="00E800D0"/>
    <w:rsid w:val="00E80126"/>
    <w:rsid w:val="00E82548"/>
    <w:rsid w:val="00E86C86"/>
    <w:rsid w:val="00E87ADF"/>
    <w:rsid w:val="00E87B88"/>
    <w:rsid w:val="00E87C64"/>
    <w:rsid w:val="00E90465"/>
    <w:rsid w:val="00E905FA"/>
    <w:rsid w:val="00E9063C"/>
    <w:rsid w:val="00E91144"/>
    <w:rsid w:val="00E91569"/>
    <w:rsid w:val="00E91579"/>
    <w:rsid w:val="00E92989"/>
    <w:rsid w:val="00E9369C"/>
    <w:rsid w:val="00E948CD"/>
    <w:rsid w:val="00E94AF3"/>
    <w:rsid w:val="00EA07C9"/>
    <w:rsid w:val="00EA0B7C"/>
    <w:rsid w:val="00EA1378"/>
    <w:rsid w:val="00EA1489"/>
    <w:rsid w:val="00EA1DE0"/>
    <w:rsid w:val="00EA2E49"/>
    <w:rsid w:val="00EA402C"/>
    <w:rsid w:val="00EA5783"/>
    <w:rsid w:val="00EA74C4"/>
    <w:rsid w:val="00EB07D3"/>
    <w:rsid w:val="00EB0A11"/>
    <w:rsid w:val="00EB1020"/>
    <w:rsid w:val="00EB195B"/>
    <w:rsid w:val="00EB2293"/>
    <w:rsid w:val="00EB2E1F"/>
    <w:rsid w:val="00EB3694"/>
    <w:rsid w:val="00EB4C2B"/>
    <w:rsid w:val="00EB552B"/>
    <w:rsid w:val="00EB5670"/>
    <w:rsid w:val="00EB5E7E"/>
    <w:rsid w:val="00EB5EE0"/>
    <w:rsid w:val="00EB5FCB"/>
    <w:rsid w:val="00EC06AF"/>
    <w:rsid w:val="00EC264E"/>
    <w:rsid w:val="00EC37E0"/>
    <w:rsid w:val="00EC3E42"/>
    <w:rsid w:val="00EC4860"/>
    <w:rsid w:val="00EC50B9"/>
    <w:rsid w:val="00EC52B0"/>
    <w:rsid w:val="00EC5FC6"/>
    <w:rsid w:val="00EC7539"/>
    <w:rsid w:val="00ED05BF"/>
    <w:rsid w:val="00ED1051"/>
    <w:rsid w:val="00ED2BB4"/>
    <w:rsid w:val="00ED2F41"/>
    <w:rsid w:val="00ED374D"/>
    <w:rsid w:val="00ED4C17"/>
    <w:rsid w:val="00ED4F88"/>
    <w:rsid w:val="00ED52A7"/>
    <w:rsid w:val="00ED5FC6"/>
    <w:rsid w:val="00ED7AB7"/>
    <w:rsid w:val="00ED7D7A"/>
    <w:rsid w:val="00EE11CE"/>
    <w:rsid w:val="00EE1EAD"/>
    <w:rsid w:val="00EE2C4E"/>
    <w:rsid w:val="00EE3006"/>
    <w:rsid w:val="00EE32AA"/>
    <w:rsid w:val="00EE3817"/>
    <w:rsid w:val="00EE3B5A"/>
    <w:rsid w:val="00EE3F29"/>
    <w:rsid w:val="00EE4F98"/>
    <w:rsid w:val="00EE53CE"/>
    <w:rsid w:val="00EE6EEF"/>
    <w:rsid w:val="00EE7B9F"/>
    <w:rsid w:val="00EF1BB2"/>
    <w:rsid w:val="00EF1EF2"/>
    <w:rsid w:val="00EF337E"/>
    <w:rsid w:val="00EF33D1"/>
    <w:rsid w:val="00EF3418"/>
    <w:rsid w:val="00EF5537"/>
    <w:rsid w:val="00EF69D5"/>
    <w:rsid w:val="00EF6CF2"/>
    <w:rsid w:val="00EF7746"/>
    <w:rsid w:val="00EF7811"/>
    <w:rsid w:val="00EF7828"/>
    <w:rsid w:val="00F0012B"/>
    <w:rsid w:val="00F013F6"/>
    <w:rsid w:val="00F02B7E"/>
    <w:rsid w:val="00F049BA"/>
    <w:rsid w:val="00F05874"/>
    <w:rsid w:val="00F05E24"/>
    <w:rsid w:val="00F06E21"/>
    <w:rsid w:val="00F11DA6"/>
    <w:rsid w:val="00F1250F"/>
    <w:rsid w:val="00F127AE"/>
    <w:rsid w:val="00F12A30"/>
    <w:rsid w:val="00F13944"/>
    <w:rsid w:val="00F13D06"/>
    <w:rsid w:val="00F144CE"/>
    <w:rsid w:val="00F146F5"/>
    <w:rsid w:val="00F15F59"/>
    <w:rsid w:val="00F16C42"/>
    <w:rsid w:val="00F17113"/>
    <w:rsid w:val="00F1713B"/>
    <w:rsid w:val="00F172B7"/>
    <w:rsid w:val="00F21E37"/>
    <w:rsid w:val="00F2203A"/>
    <w:rsid w:val="00F2214F"/>
    <w:rsid w:val="00F2242D"/>
    <w:rsid w:val="00F22BC8"/>
    <w:rsid w:val="00F25C50"/>
    <w:rsid w:val="00F27422"/>
    <w:rsid w:val="00F27940"/>
    <w:rsid w:val="00F27E25"/>
    <w:rsid w:val="00F27F71"/>
    <w:rsid w:val="00F3037A"/>
    <w:rsid w:val="00F3073E"/>
    <w:rsid w:val="00F322C3"/>
    <w:rsid w:val="00F33B53"/>
    <w:rsid w:val="00F34AE7"/>
    <w:rsid w:val="00F34BF4"/>
    <w:rsid w:val="00F355C1"/>
    <w:rsid w:val="00F35AA3"/>
    <w:rsid w:val="00F36535"/>
    <w:rsid w:val="00F37D3C"/>
    <w:rsid w:val="00F40638"/>
    <w:rsid w:val="00F42D37"/>
    <w:rsid w:val="00F463E9"/>
    <w:rsid w:val="00F46B2E"/>
    <w:rsid w:val="00F46E50"/>
    <w:rsid w:val="00F4734D"/>
    <w:rsid w:val="00F478E1"/>
    <w:rsid w:val="00F511A5"/>
    <w:rsid w:val="00F5136A"/>
    <w:rsid w:val="00F55779"/>
    <w:rsid w:val="00F5640E"/>
    <w:rsid w:val="00F568E3"/>
    <w:rsid w:val="00F5729F"/>
    <w:rsid w:val="00F5783D"/>
    <w:rsid w:val="00F57BC7"/>
    <w:rsid w:val="00F602B0"/>
    <w:rsid w:val="00F60ED5"/>
    <w:rsid w:val="00F62B30"/>
    <w:rsid w:val="00F64077"/>
    <w:rsid w:val="00F64296"/>
    <w:rsid w:val="00F649BC"/>
    <w:rsid w:val="00F65BBA"/>
    <w:rsid w:val="00F664E5"/>
    <w:rsid w:val="00F67038"/>
    <w:rsid w:val="00F672EE"/>
    <w:rsid w:val="00F67F4D"/>
    <w:rsid w:val="00F71ADE"/>
    <w:rsid w:val="00F71B5E"/>
    <w:rsid w:val="00F72222"/>
    <w:rsid w:val="00F731AB"/>
    <w:rsid w:val="00F74968"/>
    <w:rsid w:val="00F74AAA"/>
    <w:rsid w:val="00F74DE2"/>
    <w:rsid w:val="00F75D2E"/>
    <w:rsid w:val="00F77BCA"/>
    <w:rsid w:val="00F77CFF"/>
    <w:rsid w:val="00F77D4A"/>
    <w:rsid w:val="00F82645"/>
    <w:rsid w:val="00F83B18"/>
    <w:rsid w:val="00F84160"/>
    <w:rsid w:val="00F85306"/>
    <w:rsid w:val="00F858AE"/>
    <w:rsid w:val="00F86A8D"/>
    <w:rsid w:val="00F86F4C"/>
    <w:rsid w:val="00F9019A"/>
    <w:rsid w:val="00F906B8"/>
    <w:rsid w:val="00F91031"/>
    <w:rsid w:val="00F91033"/>
    <w:rsid w:val="00F91FD6"/>
    <w:rsid w:val="00F93BD4"/>
    <w:rsid w:val="00F9441F"/>
    <w:rsid w:val="00F9490F"/>
    <w:rsid w:val="00F94C03"/>
    <w:rsid w:val="00F94F79"/>
    <w:rsid w:val="00F957B2"/>
    <w:rsid w:val="00F957D4"/>
    <w:rsid w:val="00FA1E44"/>
    <w:rsid w:val="00FA1F72"/>
    <w:rsid w:val="00FA25EC"/>
    <w:rsid w:val="00FA2A94"/>
    <w:rsid w:val="00FA2D3B"/>
    <w:rsid w:val="00FA38FA"/>
    <w:rsid w:val="00FA3F47"/>
    <w:rsid w:val="00FA458C"/>
    <w:rsid w:val="00FA4702"/>
    <w:rsid w:val="00FA4C47"/>
    <w:rsid w:val="00FA4D09"/>
    <w:rsid w:val="00FA53A8"/>
    <w:rsid w:val="00FA5B36"/>
    <w:rsid w:val="00FB2367"/>
    <w:rsid w:val="00FB2445"/>
    <w:rsid w:val="00FB281B"/>
    <w:rsid w:val="00FB2CAA"/>
    <w:rsid w:val="00FB2F48"/>
    <w:rsid w:val="00FB308A"/>
    <w:rsid w:val="00FB37A0"/>
    <w:rsid w:val="00FB4546"/>
    <w:rsid w:val="00FB5B45"/>
    <w:rsid w:val="00FB6149"/>
    <w:rsid w:val="00FB7DF3"/>
    <w:rsid w:val="00FC3153"/>
    <w:rsid w:val="00FC39A9"/>
    <w:rsid w:val="00FC4142"/>
    <w:rsid w:val="00FC4BF6"/>
    <w:rsid w:val="00FC5440"/>
    <w:rsid w:val="00FC5F6A"/>
    <w:rsid w:val="00FC6708"/>
    <w:rsid w:val="00FC6ADC"/>
    <w:rsid w:val="00FC6D4B"/>
    <w:rsid w:val="00FC6DE1"/>
    <w:rsid w:val="00FC78AC"/>
    <w:rsid w:val="00FD0FAC"/>
    <w:rsid w:val="00FD1437"/>
    <w:rsid w:val="00FD20FE"/>
    <w:rsid w:val="00FD34D4"/>
    <w:rsid w:val="00FD36D1"/>
    <w:rsid w:val="00FD3EDB"/>
    <w:rsid w:val="00FD4310"/>
    <w:rsid w:val="00FD539D"/>
    <w:rsid w:val="00FD589F"/>
    <w:rsid w:val="00FE0D98"/>
    <w:rsid w:val="00FE0ECA"/>
    <w:rsid w:val="00FE2639"/>
    <w:rsid w:val="00FE33B1"/>
    <w:rsid w:val="00FE3C92"/>
    <w:rsid w:val="00FE4D78"/>
    <w:rsid w:val="00FE609C"/>
    <w:rsid w:val="00FE6D39"/>
    <w:rsid w:val="00FF13EE"/>
    <w:rsid w:val="00FF2C6A"/>
    <w:rsid w:val="00FF30D4"/>
    <w:rsid w:val="00FF366D"/>
    <w:rsid w:val="00FF37CE"/>
    <w:rsid w:val="00FF37D0"/>
    <w:rsid w:val="00FF3847"/>
    <w:rsid w:val="00FF40FE"/>
    <w:rsid w:val="00FF4954"/>
    <w:rsid w:val="00FF5B6A"/>
    <w:rsid w:val="00FF64A0"/>
    <w:rsid w:val="00FF653C"/>
    <w:rsid w:val="00FF6673"/>
    <w:rsid w:val="00FF69DF"/>
    <w:rsid w:val="00FF6E78"/>
    <w:rsid w:val="00FF701C"/>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04C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3247">
      <w:bodyDiv w:val="1"/>
      <w:marLeft w:val="0"/>
      <w:marRight w:val="0"/>
      <w:marTop w:val="0"/>
      <w:marBottom w:val="0"/>
      <w:divBdr>
        <w:top w:val="none" w:sz="0" w:space="0" w:color="auto"/>
        <w:left w:val="none" w:sz="0" w:space="0" w:color="auto"/>
        <w:bottom w:val="none" w:sz="0" w:space="0" w:color="auto"/>
        <w:right w:val="none" w:sz="0" w:space="0" w:color="auto"/>
      </w:divBdr>
    </w:div>
    <w:div w:id="93289588">
      <w:bodyDiv w:val="1"/>
      <w:marLeft w:val="0"/>
      <w:marRight w:val="0"/>
      <w:marTop w:val="0"/>
      <w:marBottom w:val="0"/>
      <w:divBdr>
        <w:top w:val="none" w:sz="0" w:space="0" w:color="auto"/>
        <w:left w:val="none" w:sz="0" w:space="0" w:color="auto"/>
        <w:bottom w:val="none" w:sz="0" w:space="0" w:color="auto"/>
        <w:right w:val="none" w:sz="0" w:space="0" w:color="auto"/>
      </w:divBdr>
    </w:div>
    <w:div w:id="98989849">
      <w:bodyDiv w:val="1"/>
      <w:marLeft w:val="0"/>
      <w:marRight w:val="0"/>
      <w:marTop w:val="0"/>
      <w:marBottom w:val="0"/>
      <w:divBdr>
        <w:top w:val="none" w:sz="0" w:space="0" w:color="auto"/>
        <w:left w:val="none" w:sz="0" w:space="0" w:color="auto"/>
        <w:bottom w:val="none" w:sz="0" w:space="0" w:color="auto"/>
        <w:right w:val="none" w:sz="0" w:space="0" w:color="auto"/>
      </w:divBdr>
    </w:div>
    <w:div w:id="132060890">
      <w:bodyDiv w:val="1"/>
      <w:marLeft w:val="0"/>
      <w:marRight w:val="0"/>
      <w:marTop w:val="0"/>
      <w:marBottom w:val="0"/>
      <w:divBdr>
        <w:top w:val="none" w:sz="0" w:space="0" w:color="auto"/>
        <w:left w:val="none" w:sz="0" w:space="0" w:color="auto"/>
        <w:bottom w:val="none" w:sz="0" w:space="0" w:color="auto"/>
        <w:right w:val="none" w:sz="0" w:space="0" w:color="auto"/>
      </w:divBdr>
    </w:div>
    <w:div w:id="149445714">
      <w:bodyDiv w:val="1"/>
      <w:marLeft w:val="0"/>
      <w:marRight w:val="0"/>
      <w:marTop w:val="0"/>
      <w:marBottom w:val="0"/>
      <w:divBdr>
        <w:top w:val="none" w:sz="0" w:space="0" w:color="auto"/>
        <w:left w:val="none" w:sz="0" w:space="0" w:color="auto"/>
        <w:bottom w:val="none" w:sz="0" w:space="0" w:color="auto"/>
        <w:right w:val="none" w:sz="0" w:space="0" w:color="auto"/>
      </w:divBdr>
    </w:div>
    <w:div w:id="271983517">
      <w:bodyDiv w:val="1"/>
      <w:marLeft w:val="0"/>
      <w:marRight w:val="0"/>
      <w:marTop w:val="0"/>
      <w:marBottom w:val="0"/>
      <w:divBdr>
        <w:top w:val="none" w:sz="0" w:space="0" w:color="auto"/>
        <w:left w:val="none" w:sz="0" w:space="0" w:color="auto"/>
        <w:bottom w:val="none" w:sz="0" w:space="0" w:color="auto"/>
        <w:right w:val="none" w:sz="0" w:space="0" w:color="auto"/>
      </w:divBdr>
    </w:div>
    <w:div w:id="321859807">
      <w:bodyDiv w:val="1"/>
      <w:marLeft w:val="0"/>
      <w:marRight w:val="0"/>
      <w:marTop w:val="0"/>
      <w:marBottom w:val="0"/>
      <w:divBdr>
        <w:top w:val="none" w:sz="0" w:space="0" w:color="auto"/>
        <w:left w:val="none" w:sz="0" w:space="0" w:color="auto"/>
        <w:bottom w:val="none" w:sz="0" w:space="0" w:color="auto"/>
        <w:right w:val="none" w:sz="0" w:space="0" w:color="auto"/>
      </w:divBdr>
    </w:div>
    <w:div w:id="394546489">
      <w:bodyDiv w:val="1"/>
      <w:marLeft w:val="0"/>
      <w:marRight w:val="0"/>
      <w:marTop w:val="0"/>
      <w:marBottom w:val="0"/>
      <w:divBdr>
        <w:top w:val="none" w:sz="0" w:space="0" w:color="auto"/>
        <w:left w:val="none" w:sz="0" w:space="0" w:color="auto"/>
        <w:bottom w:val="none" w:sz="0" w:space="0" w:color="auto"/>
        <w:right w:val="none" w:sz="0" w:space="0" w:color="auto"/>
      </w:divBdr>
    </w:div>
    <w:div w:id="405806903">
      <w:bodyDiv w:val="1"/>
      <w:marLeft w:val="0"/>
      <w:marRight w:val="0"/>
      <w:marTop w:val="0"/>
      <w:marBottom w:val="0"/>
      <w:divBdr>
        <w:top w:val="none" w:sz="0" w:space="0" w:color="auto"/>
        <w:left w:val="none" w:sz="0" w:space="0" w:color="auto"/>
        <w:bottom w:val="none" w:sz="0" w:space="0" w:color="auto"/>
        <w:right w:val="none" w:sz="0" w:space="0" w:color="auto"/>
      </w:divBdr>
    </w:div>
    <w:div w:id="407726741">
      <w:bodyDiv w:val="1"/>
      <w:marLeft w:val="0"/>
      <w:marRight w:val="0"/>
      <w:marTop w:val="0"/>
      <w:marBottom w:val="0"/>
      <w:divBdr>
        <w:top w:val="none" w:sz="0" w:space="0" w:color="auto"/>
        <w:left w:val="none" w:sz="0" w:space="0" w:color="auto"/>
        <w:bottom w:val="none" w:sz="0" w:space="0" w:color="auto"/>
        <w:right w:val="none" w:sz="0" w:space="0" w:color="auto"/>
      </w:divBdr>
    </w:div>
    <w:div w:id="501242478">
      <w:bodyDiv w:val="1"/>
      <w:marLeft w:val="0"/>
      <w:marRight w:val="0"/>
      <w:marTop w:val="0"/>
      <w:marBottom w:val="0"/>
      <w:divBdr>
        <w:top w:val="none" w:sz="0" w:space="0" w:color="auto"/>
        <w:left w:val="none" w:sz="0" w:space="0" w:color="auto"/>
        <w:bottom w:val="none" w:sz="0" w:space="0" w:color="auto"/>
        <w:right w:val="none" w:sz="0" w:space="0" w:color="auto"/>
      </w:divBdr>
    </w:div>
    <w:div w:id="606738271">
      <w:bodyDiv w:val="1"/>
      <w:marLeft w:val="0"/>
      <w:marRight w:val="0"/>
      <w:marTop w:val="0"/>
      <w:marBottom w:val="0"/>
      <w:divBdr>
        <w:top w:val="none" w:sz="0" w:space="0" w:color="auto"/>
        <w:left w:val="none" w:sz="0" w:space="0" w:color="auto"/>
        <w:bottom w:val="none" w:sz="0" w:space="0" w:color="auto"/>
        <w:right w:val="none" w:sz="0" w:space="0" w:color="auto"/>
      </w:divBdr>
    </w:div>
    <w:div w:id="634604415">
      <w:bodyDiv w:val="1"/>
      <w:marLeft w:val="0"/>
      <w:marRight w:val="0"/>
      <w:marTop w:val="0"/>
      <w:marBottom w:val="0"/>
      <w:divBdr>
        <w:top w:val="none" w:sz="0" w:space="0" w:color="auto"/>
        <w:left w:val="none" w:sz="0" w:space="0" w:color="auto"/>
        <w:bottom w:val="none" w:sz="0" w:space="0" w:color="auto"/>
        <w:right w:val="none" w:sz="0" w:space="0" w:color="auto"/>
      </w:divBdr>
    </w:div>
    <w:div w:id="640618096">
      <w:bodyDiv w:val="1"/>
      <w:marLeft w:val="0"/>
      <w:marRight w:val="0"/>
      <w:marTop w:val="0"/>
      <w:marBottom w:val="0"/>
      <w:divBdr>
        <w:top w:val="none" w:sz="0" w:space="0" w:color="auto"/>
        <w:left w:val="none" w:sz="0" w:space="0" w:color="auto"/>
        <w:bottom w:val="none" w:sz="0" w:space="0" w:color="auto"/>
        <w:right w:val="none" w:sz="0" w:space="0" w:color="auto"/>
      </w:divBdr>
    </w:div>
    <w:div w:id="652099004">
      <w:bodyDiv w:val="1"/>
      <w:marLeft w:val="0"/>
      <w:marRight w:val="0"/>
      <w:marTop w:val="0"/>
      <w:marBottom w:val="0"/>
      <w:divBdr>
        <w:top w:val="none" w:sz="0" w:space="0" w:color="auto"/>
        <w:left w:val="none" w:sz="0" w:space="0" w:color="auto"/>
        <w:bottom w:val="none" w:sz="0" w:space="0" w:color="auto"/>
        <w:right w:val="none" w:sz="0" w:space="0" w:color="auto"/>
      </w:divBdr>
    </w:div>
    <w:div w:id="655916857">
      <w:bodyDiv w:val="1"/>
      <w:marLeft w:val="0"/>
      <w:marRight w:val="0"/>
      <w:marTop w:val="0"/>
      <w:marBottom w:val="0"/>
      <w:divBdr>
        <w:top w:val="none" w:sz="0" w:space="0" w:color="auto"/>
        <w:left w:val="none" w:sz="0" w:space="0" w:color="auto"/>
        <w:bottom w:val="none" w:sz="0" w:space="0" w:color="auto"/>
        <w:right w:val="none" w:sz="0" w:space="0" w:color="auto"/>
      </w:divBdr>
    </w:div>
    <w:div w:id="694579802">
      <w:bodyDiv w:val="1"/>
      <w:marLeft w:val="0"/>
      <w:marRight w:val="0"/>
      <w:marTop w:val="0"/>
      <w:marBottom w:val="0"/>
      <w:divBdr>
        <w:top w:val="none" w:sz="0" w:space="0" w:color="auto"/>
        <w:left w:val="none" w:sz="0" w:space="0" w:color="auto"/>
        <w:bottom w:val="none" w:sz="0" w:space="0" w:color="auto"/>
        <w:right w:val="none" w:sz="0" w:space="0" w:color="auto"/>
      </w:divBdr>
    </w:div>
    <w:div w:id="708183816">
      <w:bodyDiv w:val="1"/>
      <w:marLeft w:val="0"/>
      <w:marRight w:val="0"/>
      <w:marTop w:val="0"/>
      <w:marBottom w:val="0"/>
      <w:divBdr>
        <w:top w:val="none" w:sz="0" w:space="0" w:color="auto"/>
        <w:left w:val="none" w:sz="0" w:space="0" w:color="auto"/>
        <w:bottom w:val="none" w:sz="0" w:space="0" w:color="auto"/>
        <w:right w:val="none" w:sz="0" w:space="0" w:color="auto"/>
      </w:divBdr>
    </w:div>
    <w:div w:id="710346332">
      <w:bodyDiv w:val="1"/>
      <w:marLeft w:val="0"/>
      <w:marRight w:val="0"/>
      <w:marTop w:val="0"/>
      <w:marBottom w:val="0"/>
      <w:divBdr>
        <w:top w:val="none" w:sz="0" w:space="0" w:color="auto"/>
        <w:left w:val="none" w:sz="0" w:space="0" w:color="auto"/>
        <w:bottom w:val="none" w:sz="0" w:space="0" w:color="auto"/>
        <w:right w:val="none" w:sz="0" w:space="0" w:color="auto"/>
      </w:divBdr>
    </w:div>
    <w:div w:id="712968589">
      <w:bodyDiv w:val="1"/>
      <w:marLeft w:val="0"/>
      <w:marRight w:val="0"/>
      <w:marTop w:val="0"/>
      <w:marBottom w:val="0"/>
      <w:divBdr>
        <w:top w:val="none" w:sz="0" w:space="0" w:color="auto"/>
        <w:left w:val="none" w:sz="0" w:space="0" w:color="auto"/>
        <w:bottom w:val="none" w:sz="0" w:space="0" w:color="auto"/>
        <w:right w:val="none" w:sz="0" w:space="0" w:color="auto"/>
      </w:divBdr>
    </w:div>
    <w:div w:id="742878834">
      <w:bodyDiv w:val="1"/>
      <w:marLeft w:val="0"/>
      <w:marRight w:val="0"/>
      <w:marTop w:val="0"/>
      <w:marBottom w:val="0"/>
      <w:divBdr>
        <w:top w:val="none" w:sz="0" w:space="0" w:color="auto"/>
        <w:left w:val="none" w:sz="0" w:space="0" w:color="auto"/>
        <w:bottom w:val="none" w:sz="0" w:space="0" w:color="auto"/>
        <w:right w:val="none" w:sz="0" w:space="0" w:color="auto"/>
      </w:divBdr>
    </w:div>
    <w:div w:id="752624217">
      <w:bodyDiv w:val="1"/>
      <w:marLeft w:val="0"/>
      <w:marRight w:val="0"/>
      <w:marTop w:val="0"/>
      <w:marBottom w:val="0"/>
      <w:divBdr>
        <w:top w:val="none" w:sz="0" w:space="0" w:color="auto"/>
        <w:left w:val="none" w:sz="0" w:space="0" w:color="auto"/>
        <w:bottom w:val="none" w:sz="0" w:space="0" w:color="auto"/>
        <w:right w:val="none" w:sz="0" w:space="0" w:color="auto"/>
      </w:divBdr>
    </w:div>
    <w:div w:id="779187164">
      <w:bodyDiv w:val="1"/>
      <w:marLeft w:val="0"/>
      <w:marRight w:val="0"/>
      <w:marTop w:val="0"/>
      <w:marBottom w:val="0"/>
      <w:divBdr>
        <w:top w:val="none" w:sz="0" w:space="0" w:color="auto"/>
        <w:left w:val="none" w:sz="0" w:space="0" w:color="auto"/>
        <w:bottom w:val="none" w:sz="0" w:space="0" w:color="auto"/>
        <w:right w:val="none" w:sz="0" w:space="0" w:color="auto"/>
      </w:divBdr>
    </w:div>
    <w:div w:id="805850952">
      <w:bodyDiv w:val="1"/>
      <w:marLeft w:val="0"/>
      <w:marRight w:val="0"/>
      <w:marTop w:val="0"/>
      <w:marBottom w:val="0"/>
      <w:divBdr>
        <w:top w:val="none" w:sz="0" w:space="0" w:color="auto"/>
        <w:left w:val="none" w:sz="0" w:space="0" w:color="auto"/>
        <w:bottom w:val="none" w:sz="0" w:space="0" w:color="auto"/>
        <w:right w:val="none" w:sz="0" w:space="0" w:color="auto"/>
      </w:divBdr>
    </w:div>
    <w:div w:id="848253359">
      <w:bodyDiv w:val="1"/>
      <w:marLeft w:val="0"/>
      <w:marRight w:val="0"/>
      <w:marTop w:val="0"/>
      <w:marBottom w:val="0"/>
      <w:divBdr>
        <w:top w:val="none" w:sz="0" w:space="0" w:color="auto"/>
        <w:left w:val="none" w:sz="0" w:space="0" w:color="auto"/>
        <w:bottom w:val="none" w:sz="0" w:space="0" w:color="auto"/>
        <w:right w:val="none" w:sz="0" w:space="0" w:color="auto"/>
      </w:divBdr>
    </w:div>
    <w:div w:id="892423816">
      <w:bodyDiv w:val="1"/>
      <w:marLeft w:val="0"/>
      <w:marRight w:val="0"/>
      <w:marTop w:val="0"/>
      <w:marBottom w:val="0"/>
      <w:divBdr>
        <w:top w:val="none" w:sz="0" w:space="0" w:color="auto"/>
        <w:left w:val="none" w:sz="0" w:space="0" w:color="auto"/>
        <w:bottom w:val="none" w:sz="0" w:space="0" w:color="auto"/>
        <w:right w:val="none" w:sz="0" w:space="0" w:color="auto"/>
      </w:divBdr>
    </w:div>
    <w:div w:id="949356923">
      <w:bodyDiv w:val="1"/>
      <w:marLeft w:val="0"/>
      <w:marRight w:val="0"/>
      <w:marTop w:val="0"/>
      <w:marBottom w:val="0"/>
      <w:divBdr>
        <w:top w:val="none" w:sz="0" w:space="0" w:color="auto"/>
        <w:left w:val="none" w:sz="0" w:space="0" w:color="auto"/>
        <w:bottom w:val="none" w:sz="0" w:space="0" w:color="auto"/>
        <w:right w:val="none" w:sz="0" w:space="0" w:color="auto"/>
      </w:divBdr>
    </w:div>
    <w:div w:id="977951941">
      <w:bodyDiv w:val="1"/>
      <w:marLeft w:val="0"/>
      <w:marRight w:val="0"/>
      <w:marTop w:val="0"/>
      <w:marBottom w:val="0"/>
      <w:divBdr>
        <w:top w:val="none" w:sz="0" w:space="0" w:color="auto"/>
        <w:left w:val="none" w:sz="0" w:space="0" w:color="auto"/>
        <w:bottom w:val="none" w:sz="0" w:space="0" w:color="auto"/>
        <w:right w:val="none" w:sz="0" w:space="0" w:color="auto"/>
      </w:divBdr>
    </w:div>
    <w:div w:id="1044450475">
      <w:bodyDiv w:val="1"/>
      <w:marLeft w:val="0"/>
      <w:marRight w:val="0"/>
      <w:marTop w:val="0"/>
      <w:marBottom w:val="0"/>
      <w:divBdr>
        <w:top w:val="none" w:sz="0" w:space="0" w:color="auto"/>
        <w:left w:val="none" w:sz="0" w:space="0" w:color="auto"/>
        <w:bottom w:val="none" w:sz="0" w:space="0" w:color="auto"/>
        <w:right w:val="none" w:sz="0" w:space="0" w:color="auto"/>
      </w:divBdr>
    </w:div>
    <w:div w:id="1185555644">
      <w:bodyDiv w:val="1"/>
      <w:marLeft w:val="0"/>
      <w:marRight w:val="0"/>
      <w:marTop w:val="0"/>
      <w:marBottom w:val="0"/>
      <w:divBdr>
        <w:top w:val="none" w:sz="0" w:space="0" w:color="auto"/>
        <w:left w:val="none" w:sz="0" w:space="0" w:color="auto"/>
        <w:bottom w:val="none" w:sz="0" w:space="0" w:color="auto"/>
        <w:right w:val="none" w:sz="0" w:space="0" w:color="auto"/>
      </w:divBdr>
    </w:div>
    <w:div w:id="1199856693">
      <w:bodyDiv w:val="1"/>
      <w:marLeft w:val="0"/>
      <w:marRight w:val="0"/>
      <w:marTop w:val="0"/>
      <w:marBottom w:val="0"/>
      <w:divBdr>
        <w:top w:val="none" w:sz="0" w:space="0" w:color="auto"/>
        <w:left w:val="none" w:sz="0" w:space="0" w:color="auto"/>
        <w:bottom w:val="none" w:sz="0" w:space="0" w:color="auto"/>
        <w:right w:val="none" w:sz="0" w:space="0" w:color="auto"/>
      </w:divBdr>
    </w:div>
    <w:div w:id="1200436859">
      <w:bodyDiv w:val="1"/>
      <w:marLeft w:val="0"/>
      <w:marRight w:val="0"/>
      <w:marTop w:val="0"/>
      <w:marBottom w:val="0"/>
      <w:divBdr>
        <w:top w:val="none" w:sz="0" w:space="0" w:color="auto"/>
        <w:left w:val="none" w:sz="0" w:space="0" w:color="auto"/>
        <w:bottom w:val="none" w:sz="0" w:space="0" w:color="auto"/>
        <w:right w:val="none" w:sz="0" w:space="0" w:color="auto"/>
      </w:divBdr>
    </w:div>
    <w:div w:id="1231425613">
      <w:bodyDiv w:val="1"/>
      <w:marLeft w:val="0"/>
      <w:marRight w:val="0"/>
      <w:marTop w:val="0"/>
      <w:marBottom w:val="0"/>
      <w:divBdr>
        <w:top w:val="none" w:sz="0" w:space="0" w:color="auto"/>
        <w:left w:val="none" w:sz="0" w:space="0" w:color="auto"/>
        <w:bottom w:val="none" w:sz="0" w:space="0" w:color="auto"/>
        <w:right w:val="none" w:sz="0" w:space="0" w:color="auto"/>
      </w:divBdr>
    </w:div>
    <w:div w:id="1266498036">
      <w:bodyDiv w:val="1"/>
      <w:marLeft w:val="0"/>
      <w:marRight w:val="0"/>
      <w:marTop w:val="0"/>
      <w:marBottom w:val="0"/>
      <w:divBdr>
        <w:top w:val="none" w:sz="0" w:space="0" w:color="auto"/>
        <w:left w:val="none" w:sz="0" w:space="0" w:color="auto"/>
        <w:bottom w:val="none" w:sz="0" w:space="0" w:color="auto"/>
        <w:right w:val="none" w:sz="0" w:space="0" w:color="auto"/>
      </w:divBdr>
    </w:div>
    <w:div w:id="1337343505">
      <w:bodyDiv w:val="1"/>
      <w:marLeft w:val="0"/>
      <w:marRight w:val="0"/>
      <w:marTop w:val="0"/>
      <w:marBottom w:val="0"/>
      <w:divBdr>
        <w:top w:val="none" w:sz="0" w:space="0" w:color="auto"/>
        <w:left w:val="none" w:sz="0" w:space="0" w:color="auto"/>
        <w:bottom w:val="none" w:sz="0" w:space="0" w:color="auto"/>
        <w:right w:val="none" w:sz="0" w:space="0" w:color="auto"/>
      </w:divBdr>
    </w:div>
    <w:div w:id="1406759233">
      <w:bodyDiv w:val="1"/>
      <w:marLeft w:val="0"/>
      <w:marRight w:val="0"/>
      <w:marTop w:val="0"/>
      <w:marBottom w:val="0"/>
      <w:divBdr>
        <w:top w:val="none" w:sz="0" w:space="0" w:color="auto"/>
        <w:left w:val="none" w:sz="0" w:space="0" w:color="auto"/>
        <w:bottom w:val="none" w:sz="0" w:space="0" w:color="auto"/>
        <w:right w:val="none" w:sz="0" w:space="0" w:color="auto"/>
      </w:divBdr>
    </w:div>
    <w:div w:id="1516653885">
      <w:bodyDiv w:val="1"/>
      <w:marLeft w:val="0"/>
      <w:marRight w:val="0"/>
      <w:marTop w:val="0"/>
      <w:marBottom w:val="0"/>
      <w:divBdr>
        <w:top w:val="none" w:sz="0" w:space="0" w:color="auto"/>
        <w:left w:val="none" w:sz="0" w:space="0" w:color="auto"/>
        <w:bottom w:val="none" w:sz="0" w:space="0" w:color="auto"/>
        <w:right w:val="none" w:sz="0" w:space="0" w:color="auto"/>
      </w:divBdr>
    </w:div>
    <w:div w:id="1517844064">
      <w:bodyDiv w:val="1"/>
      <w:marLeft w:val="0"/>
      <w:marRight w:val="0"/>
      <w:marTop w:val="0"/>
      <w:marBottom w:val="0"/>
      <w:divBdr>
        <w:top w:val="none" w:sz="0" w:space="0" w:color="auto"/>
        <w:left w:val="none" w:sz="0" w:space="0" w:color="auto"/>
        <w:bottom w:val="none" w:sz="0" w:space="0" w:color="auto"/>
        <w:right w:val="none" w:sz="0" w:space="0" w:color="auto"/>
      </w:divBdr>
    </w:div>
    <w:div w:id="1544906973">
      <w:bodyDiv w:val="1"/>
      <w:marLeft w:val="0"/>
      <w:marRight w:val="0"/>
      <w:marTop w:val="0"/>
      <w:marBottom w:val="0"/>
      <w:divBdr>
        <w:top w:val="none" w:sz="0" w:space="0" w:color="auto"/>
        <w:left w:val="none" w:sz="0" w:space="0" w:color="auto"/>
        <w:bottom w:val="none" w:sz="0" w:space="0" w:color="auto"/>
        <w:right w:val="none" w:sz="0" w:space="0" w:color="auto"/>
      </w:divBdr>
    </w:div>
    <w:div w:id="1583562218">
      <w:bodyDiv w:val="1"/>
      <w:marLeft w:val="0"/>
      <w:marRight w:val="0"/>
      <w:marTop w:val="0"/>
      <w:marBottom w:val="0"/>
      <w:divBdr>
        <w:top w:val="none" w:sz="0" w:space="0" w:color="auto"/>
        <w:left w:val="none" w:sz="0" w:space="0" w:color="auto"/>
        <w:bottom w:val="none" w:sz="0" w:space="0" w:color="auto"/>
        <w:right w:val="none" w:sz="0" w:space="0" w:color="auto"/>
      </w:divBdr>
    </w:div>
    <w:div w:id="1590432812">
      <w:bodyDiv w:val="1"/>
      <w:marLeft w:val="0"/>
      <w:marRight w:val="0"/>
      <w:marTop w:val="0"/>
      <w:marBottom w:val="0"/>
      <w:divBdr>
        <w:top w:val="none" w:sz="0" w:space="0" w:color="auto"/>
        <w:left w:val="none" w:sz="0" w:space="0" w:color="auto"/>
        <w:bottom w:val="none" w:sz="0" w:space="0" w:color="auto"/>
        <w:right w:val="none" w:sz="0" w:space="0" w:color="auto"/>
      </w:divBdr>
    </w:div>
    <w:div w:id="1591936004">
      <w:bodyDiv w:val="1"/>
      <w:marLeft w:val="0"/>
      <w:marRight w:val="0"/>
      <w:marTop w:val="0"/>
      <w:marBottom w:val="0"/>
      <w:divBdr>
        <w:top w:val="none" w:sz="0" w:space="0" w:color="auto"/>
        <w:left w:val="none" w:sz="0" w:space="0" w:color="auto"/>
        <w:bottom w:val="none" w:sz="0" w:space="0" w:color="auto"/>
        <w:right w:val="none" w:sz="0" w:space="0" w:color="auto"/>
      </w:divBdr>
    </w:div>
    <w:div w:id="1633368918">
      <w:bodyDiv w:val="1"/>
      <w:marLeft w:val="0"/>
      <w:marRight w:val="0"/>
      <w:marTop w:val="0"/>
      <w:marBottom w:val="0"/>
      <w:divBdr>
        <w:top w:val="none" w:sz="0" w:space="0" w:color="auto"/>
        <w:left w:val="none" w:sz="0" w:space="0" w:color="auto"/>
        <w:bottom w:val="none" w:sz="0" w:space="0" w:color="auto"/>
        <w:right w:val="none" w:sz="0" w:space="0" w:color="auto"/>
      </w:divBdr>
    </w:div>
    <w:div w:id="1647079307">
      <w:bodyDiv w:val="1"/>
      <w:marLeft w:val="0"/>
      <w:marRight w:val="0"/>
      <w:marTop w:val="0"/>
      <w:marBottom w:val="0"/>
      <w:divBdr>
        <w:top w:val="none" w:sz="0" w:space="0" w:color="auto"/>
        <w:left w:val="none" w:sz="0" w:space="0" w:color="auto"/>
        <w:bottom w:val="none" w:sz="0" w:space="0" w:color="auto"/>
        <w:right w:val="none" w:sz="0" w:space="0" w:color="auto"/>
      </w:divBdr>
    </w:div>
    <w:div w:id="1659263213">
      <w:bodyDiv w:val="1"/>
      <w:marLeft w:val="0"/>
      <w:marRight w:val="0"/>
      <w:marTop w:val="0"/>
      <w:marBottom w:val="0"/>
      <w:divBdr>
        <w:top w:val="none" w:sz="0" w:space="0" w:color="auto"/>
        <w:left w:val="none" w:sz="0" w:space="0" w:color="auto"/>
        <w:bottom w:val="none" w:sz="0" w:space="0" w:color="auto"/>
        <w:right w:val="none" w:sz="0" w:space="0" w:color="auto"/>
      </w:divBdr>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682850565">
      <w:bodyDiv w:val="1"/>
      <w:marLeft w:val="0"/>
      <w:marRight w:val="0"/>
      <w:marTop w:val="0"/>
      <w:marBottom w:val="0"/>
      <w:divBdr>
        <w:top w:val="none" w:sz="0" w:space="0" w:color="auto"/>
        <w:left w:val="none" w:sz="0" w:space="0" w:color="auto"/>
        <w:bottom w:val="none" w:sz="0" w:space="0" w:color="auto"/>
        <w:right w:val="none" w:sz="0" w:space="0" w:color="auto"/>
      </w:divBdr>
    </w:div>
    <w:div w:id="1737893790">
      <w:bodyDiv w:val="1"/>
      <w:marLeft w:val="0"/>
      <w:marRight w:val="0"/>
      <w:marTop w:val="0"/>
      <w:marBottom w:val="0"/>
      <w:divBdr>
        <w:top w:val="none" w:sz="0" w:space="0" w:color="auto"/>
        <w:left w:val="none" w:sz="0" w:space="0" w:color="auto"/>
        <w:bottom w:val="none" w:sz="0" w:space="0" w:color="auto"/>
        <w:right w:val="none" w:sz="0" w:space="0" w:color="auto"/>
      </w:divBdr>
    </w:div>
    <w:div w:id="1819347648">
      <w:bodyDiv w:val="1"/>
      <w:marLeft w:val="0"/>
      <w:marRight w:val="0"/>
      <w:marTop w:val="0"/>
      <w:marBottom w:val="0"/>
      <w:divBdr>
        <w:top w:val="none" w:sz="0" w:space="0" w:color="auto"/>
        <w:left w:val="none" w:sz="0" w:space="0" w:color="auto"/>
        <w:bottom w:val="none" w:sz="0" w:space="0" w:color="auto"/>
        <w:right w:val="none" w:sz="0" w:space="0" w:color="auto"/>
      </w:divBdr>
    </w:div>
    <w:div w:id="1885556004">
      <w:bodyDiv w:val="1"/>
      <w:marLeft w:val="0"/>
      <w:marRight w:val="0"/>
      <w:marTop w:val="0"/>
      <w:marBottom w:val="0"/>
      <w:divBdr>
        <w:top w:val="none" w:sz="0" w:space="0" w:color="auto"/>
        <w:left w:val="none" w:sz="0" w:space="0" w:color="auto"/>
        <w:bottom w:val="none" w:sz="0" w:space="0" w:color="auto"/>
        <w:right w:val="none" w:sz="0" w:space="0" w:color="auto"/>
      </w:divBdr>
    </w:div>
    <w:div w:id="2008246163">
      <w:bodyDiv w:val="1"/>
      <w:marLeft w:val="0"/>
      <w:marRight w:val="0"/>
      <w:marTop w:val="0"/>
      <w:marBottom w:val="0"/>
      <w:divBdr>
        <w:top w:val="none" w:sz="0" w:space="0" w:color="auto"/>
        <w:left w:val="none" w:sz="0" w:space="0" w:color="auto"/>
        <w:bottom w:val="none" w:sz="0" w:space="0" w:color="auto"/>
        <w:right w:val="none" w:sz="0" w:space="0" w:color="auto"/>
      </w:divBdr>
    </w:div>
    <w:div w:id="2105102230">
      <w:bodyDiv w:val="1"/>
      <w:marLeft w:val="0"/>
      <w:marRight w:val="0"/>
      <w:marTop w:val="0"/>
      <w:marBottom w:val="0"/>
      <w:divBdr>
        <w:top w:val="none" w:sz="0" w:space="0" w:color="auto"/>
        <w:left w:val="none" w:sz="0" w:space="0" w:color="auto"/>
        <w:bottom w:val="none" w:sz="0" w:space="0" w:color="auto"/>
        <w:right w:val="none" w:sz="0" w:space="0" w:color="auto"/>
      </w:divBdr>
    </w:div>
    <w:div w:id="211440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8" Type="http://schemas.openxmlformats.org/officeDocument/2006/relationships/image" Target="media/image98.png"/><Relationship Id="rId109" Type="http://schemas.openxmlformats.org/officeDocument/2006/relationships/image" Target="media/image99.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110" Type="http://schemas.openxmlformats.org/officeDocument/2006/relationships/fontTable" Target="fontTable.xml"/><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11"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00" Type="http://schemas.openxmlformats.org/officeDocument/2006/relationships/image" Target="media/image90.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Year>2009</b:Year>
    <b:BIBTEX_CrossRef>PAGE. Abstracts of the Annual Meeting of the Population Approach Group in Europe. ISSN 1871-6032</b:BIBTEX_CrossRef>
    <b:BIBTEX_Entry>conference</b:BIBTEX_Entry>
    <b:SourceType>ConferenceProceedings</b:SourceType>
    <b:Title>Visual Predictive Checks for Censored and Categorical data</b:Title>
    <b:Tag>011</b:Tag>
    <b:BookTitle>Methodology- Model evaluation</b:BookTitle>
    <b:URL>http://www.page-meeting.org/?abstract=1604</b:URL>
    <b:Author>
      <b:Author>
        <b:NameList>
          <b:Person>
            <b:Last>Martin Bergstrand</b:Last>
            <b:Middle>C. Hooker, Mats O. Karlsson</b:Middle>
            <b:First>Andrew</b:First>
          </b:Person>
        </b:NameList>
      </b:Author>
    </b:Author>
    <b:ConferenceName>Methodology- Model evaluation</b:ConferenceName>
    <b:RefOrder>6</b:RefOrder>
  </b:Source>
  <b:Source>
    <b:Year>2011</b:Year>
    <b:Volume>339</b:Volume>
    <b:BIBTEX_Entry>article</b:BIBTEX_Entry>
    <b:SourceType>JournalArticle</b:SourceType>
    <b:Title>Transient lower esophageal sphincter relaxation pharmacokinetic-pharmacodynamic modeling: count model and repeated time-to-event model</b:Title>
    <b:Tag>plan2011transient</b:Tag>
    <b:Publisher>ASPET</b:Publisher>
    <b:Author>
      <b:Author>
        <b:NameList>
          <b:Person>
            <b:Last>Plan</b:Last>
            <b:Middle>L.</b:Middle>
            <b:First>Elodie</b:First>
          </b:Person>
          <b:Person>
            <b:Last>Ma</b:Last>
            <b:First>Guangli</b:First>
          </b:Person>
          <b:Person>
            <b:Last>Någård</b:Last>
            <b:First>Mats</b:First>
          </b:Person>
          <b:Person>
            <b:Last>Jensen</b:Last>
            <b:First>Jörgen</b:First>
          </b:Person>
          <b:Person>
            <b:Last>Karlsson</b:Last>
            <b:Middle>O.</b:Middle>
            <b:First>Mats</b:First>
          </b:Person>
        </b:NameList>
      </b:Author>
    </b:Author>
    <b:Pages>878-885</b:Pages>
    <b:JournalName>Journal of Pharmacology and Experimental Therapeutics</b:JournalName>
    <b:RefOrder>7</b:RefOrder>
  </b:Source>
  <b:Source>
    <b:Year>2005</b:Year>
    <b:Volume>738</b:Volume>
    <b:BIBTEX_Entry>inproceedings</b:BIBTEX_Entry>
    <b:SourceType>ConferenceProceedings</b:SourceType>
    <b:Title>The visual predictive check—superiority to standard diagnostic (Rorschach) Plots. 2005</b:Title>
    <b:Tag>holford2005visual</b:Tag>
    <b:BookTitle>Abstract</b:BookTitle>
    <b:Author>
      <b:Author>
        <b:NameList>
          <b:Person>
            <b:Last>Holford</b:Last>
            <b:First>N.</b:First>
          </b:Person>
        </b:NameList>
      </b:Author>
    </b:Author>
    <b:Pages>14</b:Pages>
    <b:ConferenceName>Abstract</b:ConferenceName>
    <b:RefOrder>8</b:RefOrder>
  </b:Source>
  <b:Source>
    <b:Year>2012</b:Year>
    <b:BIBTEX_Entry>book</b:BIBTEX_Entry>
    <b:SourceType>Book</b:SourceType>
    <b:Title>Statistical models based on counting processes</b:Title>
    <b:Tag>andersen2012statistical</b:Tag>
    <b:Publisher>Springer Science &amp; Business Media</b:Publisher>
    <b:Author>
      <b:Author>
        <b:NameList>
          <b:Person>
            <b:Last>Andersen</b:Last>
            <b:Middle>Kragh</b:Middle>
            <b:First>Per</b:First>
          </b:Person>
          <b:Person>
            <b:Last>Borgan</b:Last>
            <b:First>Ornulf</b:First>
          </b:Person>
          <b:Person>
            <b:Last>Gill</b:Last>
            <b:Middle>D.</b:Middle>
            <b:First>Richard</b:First>
          </b:Person>
          <b:Person>
            <b:Last>Keiding</b:Last>
            <b:First>Niels</b:First>
          </b:Person>
        </b:NameList>
      </b:Author>
    </b:Author>
    <b:RefOrder>9</b:RefOrder>
  </b:Source>
  <b:Source>
    <b:Year>2015</b:Year>
    <b:Volume>123</b:Volume>
    <b:BIBTEX_Entry>article</b:BIBTEX_Entry>
    <b:SourceType>JournalArticle</b:SourceType>
    <b:Title>Repeated time-to-event analysis of consecutive analgesic events in postoperative pain</b:Title>
    <b:Tag>juul2015repeated</b:Tag>
    <b:Publisher>The American Society of Anesthesiologists</b:Publisher>
    <b:Author>
      <b:Author>
        <b:NameList>
          <b:Person>
            <b:Last>Juul</b:Last>
            <b:Middle>Vestergaard</b:Middle>
            <b:First>Rasmus</b:First>
          </b:Person>
          <b:Person>
            <b:Last>Rasmussen</b:Last>
            <b:First>Sten</b:First>
          </b:Person>
          <b:Person>
            <b:Last>Kreilgaard</b:Last>
            <b:First>Mads</b:First>
          </b:Person>
          <b:Person>
            <b:Last>Christrup</b:Last>
            <b:Middle>Louring</b:Middle>
            <b:First>Lona</b:First>
          </b:Person>
          <b:Person>
            <b:Last>Simonsson</b:Last>
            <b:Middle>S. H.</b:Middle>
            <b:First>Ulrika</b:First>
          </b:Person>
          <b:Person>
            <b:Last>Lund</b:Last>
            <b:Middle>Meldgaard</b:Middle>
            <b:First>Trine</b:First>
          </b:Person>
        </b:NameList>
      </b:Author>
    </b:Author>
    <b:Pages>1411-1419</b:Pages>
    <b:JournalName>The Journal of the American Society of Anesthesiologists</b:JournalName>
    <b:RefOrder>10</b:RefOrder>
  </b:Source>
  <b:Source>
    <b:Year>2015</b:Year>
    <b:BIBTEX_Entry>book</b:BIBTEX_Entry>
    <b:SourceType>Book</b:SourceType>
    <b:Title>Regression modeling strategies: with applications to linear models, logistic and ordinal regression, and survival analysis</b:Title>
    <b:Tag>harrell2015regression</b:Tag>
    <b:Publisher>Springer</b:Publisher>
    <b:Author>
      <b:Author>
        <b:NameList>
          <b:Person>
            <b:Last>Harrell</b:Last>
            <b:First>Frank</b:First>
          </b:Person>
        </b:NameList>
      </b:Author>
    </b:Author>
    <b:RefOrder>11</b:RefOrder>
  </b:Source>
  <b:Source>
    <b:Year>2003</b:Year>
    <b:BIBTEX_Entry>book</b:BIBTEX_Entry>
    <b:SourceType>Book</b:SourceType>
    <b:Title>Recurrent events data analysis for product repairs, disease recurrences, and other applications</b:Title>
    <b:Tag>nelson2003recurrent</b:Tag>
    <b:Publisher>SIAM</b:Publisher>
    <b:Author>
      <b:Author>
        <b:NameList>
          <b:Person>
            <b:Last>Nelson</b:Last>
            <b:Middle>B.</b:Middle>
            <b:First>Wayne</b:First>
          </b:Person>
        </b:NameList>
      </b:Author>
    </b:Author>
    <b:RefOrder>12</b:RefOrder>
  </b:Source>
  <b:Source>
    <b:Year>1996</b:Year>
    <b:BIBTEX_Entry>article</b:BIBTEX_Entry>
    <b:SourceType>JournalArticle</b:SourceType>
    <b:Title>Posterior predictive assessment of model fitness via realized discrepancies</b:Title>
    <b:Tag>gelman1996posterior</b:Tag>
    <b:Publisher>JSTOR</b:Publisher>
    <b:Author>
      <b:Author>
        <b:NameList>
          <b:Person>
            <b:Last>Gelman</b:Last>
            <b:First>Andrew</b:First>
          </b:Person>
          <b:Person>
            <b:Last>Meng</b:Last>
            <b:First>Xiao-Li</b:First>
          </b:Person>
          <b:Person>
            <b:Last>Stern</b:Last>
            <b:First>Hal</b:First>
          </b:Person>
        </b:NameList>
      </b:Author>
    </b:Author>
    <b:Pages>733-760</b:Pages>
    <b:JournalName>Statistica sinica</b:JournalName>
    <b:RefOrder>13</b:RefOrder>
  </b:Source>
  <b:Source>
    <b:Year>2011</b:Year>
    <b:Volume>13</b:Volume>
    <b:BIBTEX_Entry>article</b:BIBTEX_Entry>
    <b:SourceType>JournalArticle</b:SourceType>
    <b:Title>Performance of three estimation methods in repeated time-to-event modeling</b:Title>
    <b:Tag>karlsson2011performance</b:Tag>
    <b:Publisher>Springer</b:Publisher>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14</b:RefOrder>
  </b:Source>
  <b:Source>
    <b:Year>2011</b:Year>
    <b:Volume>13</b:Volume>
    <b:BIBTEX_Entry>article</b:BIBTEX_Entry>
    <b:SourceType>JournalArticle</b:SourceType>
    <b:Title>Performance of three estimation methods in repeated time-to-event modeling</b:Title>
    <b:Tag>001</b:Tag>
    <b:Publisher>Springer</b:Publisher>
    <b:URL>http://www.ncbi.nlm.nih.gov/pmc/articles/PMC3032099/pdf/12248_2010_Article_9248.pdf</b:URL>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15</b:RefOrder>
  </b:Source>
  <b:Source>
    <b:Year>1958</b:Year>
    <b:Volume>53</b:Volume>
    <b:BIBTEX_Entry>article</b:BIBTEX_Entry>
    <b:SourceType>JournalArticle</b:SourceType>
    <b:Title>Nonparametric estimation from incomplete observations</b:Title>
    <b:Tag>kaplan1958nonparametric</b:Tag>
    <b:Publisher>Taylor &amp; Francis</b:Publisher>
    <b:Author>
      <b:Author>
        <b:NameList>
          <b:Person>
            <b:Last>Kaplan</b:Last>
            <b:Middle>L.</b:Middle>
            <b:First>Edward</b:First>
          </b:Person>
          <b:Person>
            <b:Last>Meier</b:Last>
            <b:First>Paul</b:First>
          </b:Person>
        </b:NameList>
      </b:Author>
    </b:Author>
    <b:Pages>457-481</b:Pages>
    <b:JournalName>Journal of the American statistical association</b:JournalName>
    <b:RefOrder>1</b:RefOrder>
  </b:Source>
  <b:Source>
    <b:Year>1989</b:Year>
    <b:BIBTEX_Entry>article</b:BIBTEX_Entry>
    <b:SourceType>JournalArticle</b:SourceType>
    <b:Title>NONMEM 7.3. 0 Users Guides</b:Title>
    <b:Tag>beal1989nonmem</b:Tag>
    <b:Author>
      <b:Author>
        <b:NameList>
          <b:Person>
            <b:Last>Beal</b:Last>
            <b:Middle>L.</b:Middle>
            <b:First>S.</b:First>
          </b:Person>
          <b:Person>
            <b:Last>Sheiner</b:Last>
            <b:Middle>B.</b:Middle>
            <b:First>L.</b:First>
          </b:Person>
          <b:Person>
            <b:Last>Boeckmann</b:Last>
            <b:Middle>J.</b:Middle>
            <b:First>A.</b:First>
          </b:Person>
          <b:Person>
            <b:Last>Bauer</b:Last>
            <b:Middle>J.</b:Middle>
            <b:First>R.</b:First>
          </b:Person>
        </b:NameList>
      </b:Author>
    </b:Author>
    <b:JournalName>ICON Development Solutions, Hanover</b:JournalName>
    <b:RefOrder>16</b:RefOrder>
  </b:Source>
  <b:Source>
    <b:Year>2015</b:Year>
    <b:BIBTEX_Entry>book</b:BIBTEX_Entry>
    <b:SourceType>Book</b:SourceType>
    <b:Title>Modelling survival data in medical research</b:Title>
    <b:Tag>collett2015modelling</b:Tag>
    <b:Publisher>CRC press</b:Publisher>
    <b:Author>
      <b:Author>
        <b:NameList>
          <b:Person>
            <b:Last>Collett</b:Last>
            <b:First>David</b:First>
          </b:Person>
        </b:NameList>
      </b:Author>
    </b:Author>
    <b:RefOrder>4</b:RefOrder>
  </b:Source>
  <b:Source>
    <b:Year>2016</b:Year>
    <b:BIBTEX_Entry>article</b:BIBTEX_Entry>
    <b:SourceType>JournalArticle</b:SourceType>
    <b:Title>Model evaluation of continuous data pharmacometric models: Metrics and graphics</b:Title>
    <b:Tag>nguyen2016model</b:Tag>
    <b:Publisher>Wiley Online Library</b:Publisher>
    <b:Author>
      <b:Author>
        <b:NameList>
          <b:Person>
            <b:Last>Nguyen</b:Last>
            <b:First>Thi-Huyen-Tram</b:First>
          </b:Person>
          <b:Person>
            <b:Last>Mouksassi</b:Last>
            <b:First>Mohamad-Samer</b:First>
          </b:Person>
          <b:Person>
            <b:Last>Holford</b:Last>
            <b:First>Nick</b:First>
          </b:Person>
          <b:Person>
            <b:Last>Al-Huniti</b:Last>
            <b:First>Nidal</b:First>
          </b:Person>
          <b:Person>
            <b:Last>Freedman</b:Last>
            <b:First>Immanuel</b:First>
          </b:Person>
          <b:Person>
            <b:Last>Hooker</b:Last>
            <b:Middle>C.</b:Middle>
            <b:First>Andrew</b:First>
          </b:Person>
          <b:Person>
            <b:Last>John</b:Last>
            <b:First>Jyothy</b:First>
          </b:Person>
          <b:Person>
            <b:Last>Karlsson</b:Last>
            <b:Middle>O.</b:Middle>
            <b:First>Mats</b:First>
          </b:Person>
          <b:Person>
            <b:Last>Mould</b:Last>
            <b:Middle>R.</b:Middle>
            <b:First>Diane</b:First>
          </b:Person>
          <b:Person>
            <b:Last>Pérez Ruixo</b:Last>
            <b:Middle>José</b:Middle>
            <b:First>Juan</b:First>
          </b:Person>
          <b:Person>
            <b:Last>others</b:Last>
          </b:Person>
        </b:NameList>
      </b:Author>
    </b:Author>
    <b:JournalName>CPT: Pharmacometrics \&amp; Systems Pharmacology</b:JournalName>
    <b:RefOrder>17</b:RefOrder>
  </b:Source>
  <b:Source>
    <b:Year>1990</b:Year>
    <b:BIBTEX_Entry>article</b:BIBTEX_Entry>
    <b:SourceType>JournalArticle</b:SourceType>
    <b:Title>Martingale-based residuals for survival models</b:Title>
    <b:Tag>therneau1990martingale</b:Tag>
    <b:Publisher>JSTOR</b:Publisher>
    <b:Author>
      <b:Author>
        <b:NameList>
          <b:Person>
            <b:Last>Therneau</b:Last>
            <b:Middle>M.</b:Middle>
            <b:First>Terry</b:First>
          </b:Person>
          <b:Person>
            <b:Last>Grambsch</b:Last>
            <b:Middle>M.</b:Middle>
            <b:First>Patricia</b:First>
          </b:Person>
          <b:Person>
            <b:Last>Fleming</b:Last>
            <b:Middle>R.</b:Middle>
            <b:First>Thomas</b:First>
          </b:Person>
        </b:NameList>
      </b:Author>
    </b:Author>
    <b:Pages>147-160</b:Pages>
    <b:JournalName>Biometrika</b:JournalName>
    <b:RefOrder>18</b:RefOrder>
  </b:Source>
  <b:Source>
    <b:Year>2016</b:Year>
    <b:Volume>5</b:Volume>
    <b:BIBTEX_Entry>article</b:BIBTEX_Entry>
    <b:SourceType>JournalArticle</b:SourceType>
    <b:Title>Good Practices in Model-Informed Drug Discovery and Development: Practice, Application, and Documentation.</b:Title>
    <b:Tag>efpia2016good</b:Tag>
    <b:Author>
      <b:Author>
        <b:NameList>
          <b:Person>
            <b:Last>EFPIA</b:Last>
            <b:Middle>I. D.</b:Middle>
            <b:First>M.</b:First>
          </b:Person>
          <b:Person>
            <b:Last>Marshall</b:Last>
            <b:Middle>F.</b:Middle>
            <b:First>S.</b:First>
          </b:Person>
          <b:Person>
            <b:Last>Burghaus</b:Last>
            <b:First>R.</b:First>
          </b:Person>
          <b:Person>
            <b:Last>Cosson</b:Last>
            <b:First>V.</b:First>
          </b:Person>
          <b:Person>
            <b:Last>Cheung</b:Last>
            <b:Middle>Y.</b:Middle>
            <b:First>S.</b:First>
          </b:Person>
          <b:Person>
            <b:Last>Chenel</b:Last>
            <b:First>M.</b:First>
          </b:Person>
          <b:Person>
            <b:Last>Dellapasqua</b:Last>
            <b:First>O.</b:First>
          </b:Person>
          <b:Person>
            <b:Last>Frey</b:Last>
            <b:First>N.</b:First>
          </b:Person>
          <b:Person>
            <b:Last>Hamrén</b:Last>
            <b:First>B.</b:First>
          </b:Person>
          <b:Person>
            <b:Last>Harnisch</b:Last>
            <b:First>L.</b:First>
          </b:Person>
          <b:Person>
            <b:Last>others</b:Last>
          </b:Person>
        </b:NameList>
      </b:Author>
    </b:Author>
    <b:Pages>93</b:Pages>
    <b:JournalName>CPT: pharmacometrics \&amp; systems pharmacology</b:JournalName>
    <b:RefOrder>19</b:RefOrder>
  </b:Source>
  <b:Source>
    <b:Year>2001</b:Year>
    <b:Volume>28</b:Volume>
    <b:BIBTEX_Entry>article</b:BIBTEX_Entry>
    <b:SourceType>JournalArticle</b:SourceType>
    <b:Title>Evaluating pharmacokinetic/pharmacodynamic models using the posterior predictive check</b:Title>
    <b:Tag>yano2001evaluating</b:Tag>
    <b:Publisher>Springer</b:Publisher>
    <b:Author>
      <b:Author>
        <b:NameList>
          <b:Person>
            <b:Last>Yano</b:Last>
            <b:First>Yoshitaka</b:First>
          </b:Person>
          <b:Person>
            <b:Last>Beal</b:Last>
            <b:Middle>L.</b:Middle>
            <b:First>Stuart</b:First>
          </b:Person>
          <b:Person>
            <b:Last>Sheiner</b:Last>
            <b:Middle>B.</b:Middle>
            <b:First>Lewis</b:First>
          </b:Person>
        </b:NameList>
      </b:Author>
    </b:Author>
    <b:Pages>171-192</b:Pages>
    <b:JournalName>Journal of pharmacokinetics and pharmacodynamics</b:JournalName>
    <b:RefOrder>20</b:RefOrder>
  </b:Source>
  <b:Source>
    <b:Year>1977</b:Year>
    <b:Volume>72</b:Volume>
    <b:BIBTEX_Entry>article</b:BIBTEX_Entry>
    <b:SourceType>JournalArticle</b:SourceType>
    <b:Title>Covariance analysis of heart transplant survival data</b:Title>
    <b:Tag>crowley1977covariance</b:Tag>
    <b:Publisher>Taylor &amp; Francis Group</b:Publisher>
    <b:Author>
      <b:Author>
        <b:NameList>
          <b:Person>
            <b:Last>Crowley</b:Last>
            <b:First>John</b:First>
          </b:Person>
          <b:Person>
            <b:Last>Hu</b:Last>
            <b:First>Marie</b:First>
          </b:Person>
        </b:NameList>
      </b:Author>
    </b:Author>
    <b:Pages>27-36</b:Pages>
    <b:JournalName>Journal of the American Statistical Association</b:JournalName>
    <b:RefOrder>21</b:RefOrder>
  </b:Source>
  <b:Source>
    <b:Year>2012</b:Year>
    <b:Volume>1</b:Volume>
    <b:BIBTEX_Entry>article</b:BIBTEX_Entry>
    <b:SourceType>JournalArticle</b:SourceType>
    <b:Title>Basic concepts in population modeling, simulation, and model-based drug development</b:Title>
    <b:Tag>mould2012basic</b:Tag>
    <b:Publisher>Wiley Online Library</b:Publisher>
    <b:Author>
      <b:Author>
        <b:NameList>
          <b:Person>
            <b:Last>Mould</b:Last>
            <b:Middle>R.</b:Middle>
            <b:First>D.</b:First>
          </b:Person>
          <b:Person>
            <b:Last>Upton</b:Last>
            <b:Middle>N.</b:Middle>
            <b:First>R.</b:First>
          </b:Person>
        </b:NameList>
      </b:Author>
    </b:Author>
    <b:Pages>1-14</b:Pages>
    <b:JournalName>CPT: pharmacometrics \&amp; systems pharmacology</b:JournalName>
    <b:RefOrder>22</b:RefOrder>
  </b:Source>
  <b:Source>
    <b:Year>2008</b:Year>
    <b:Volume>17</b:Volume>
    <b:BIBTEX_Entry>inproceedings</b:BIBTEX_Entry>
    <b:SourceType>ConferenceProceedings</b:SourceType>
    <b:Title>A tutorial on visual predictive checks</b:Title>
    <b:Tag>karlsson2008tutorial</b:Tag>
    <b:BookTitle>Annual Meeting of the Population Approach Group in Europe</b:BookTitle>
    <b:Author>
      <b:Author>
        <b:NameList>
          <b:Person>
            <b:Last>Karlsson</b:Last>
            <b:Middle>A. T. S. O.</b:Middle>
            <b:First>M.</b:First>
          </b:Person>
          <b:Person>
            <b:Last>Holford</b:Last>
            <b:Middle>I. C. K.</b:Middle>
            <b:First>N.</b:First>
          </b:Person>
        </b:NameList>
      </b:Author>
    </b:Author>
    <b:ConferenceName>Annual Meeting of the Population Approach Group in Europe</b:ConferenceName>
    <b:RefOrder>3</b:RefOrder>
  </b:Source>
  <b:Source>
    <b:Year>2013</b:Year>
    <b:Volume>2</b:Volume>
    <b:BIBTEX_Entry>article</b:BIBTEX_Entry>
    <b:SourceType>JournalArticle</b:SourceType>
    <b:Title>A time to event tutorial for pharmacometricians</b:Title>
    <b:Tag>002</b:Tag>
    <b:Publisher>Wiley Online Library</b:Publisher>
    <b:URL>http://www.ncbi.nlm.nih.gov/pmc/articles/PMC3674328/pdf/psp201318a.pdf</b:URL>
    <b:Author>
      <b:Author>
        <b:NameList>
          <b:Person>
            <b:Last>Holford</b:Last>
            <b:First>Nick</b:First>
          </b:Person>
        </b:NameList>
      </b:Author>
    </b:Author>
    <b:Pages>1-8</b:Pages>
    <b:JournalName>CPT: pharmacometrics \&amp; systems pharmacology</b:JournalName>
    <b:RefOrder>23</b:RefOrder>
  </b:Source>
  <b:Source>
    <b:Year>2003</b:Year>
    <b:Volume>30</b:Volume>
    <b:BIBTEX_Entry>article</b:BIBTEX_Entry>
    <b:SourceType>JournalArticle</b:SourceType>
    <b:Title>A joint model for nonlinear longitudinal data with informative dropout</b:Title>
    <b:Tag>hu2003joint</b:Tag>
    <b:Publisher>Springer</b:Publisher>
    <b:Author>
      <b:Author>
        <b:NameList>
          <b:Person>
            <b:Last>Hu</b:Last>
            <b:First>Chuanpu</b:First>
          </b:Person>
          <b:Person>
            <b:Last>Sale</b:Last>
            <b:Middle>E.</b:Middle>
            <b:First>Mark</b:First>
          </b:Person>
        </b:NameList>
      </b:Author>
    </b:Author>
    <b:Pages>83-103</b:Pages>
    <b:JournalName>Journal of Pharmacokinetics and Pharmacodynamics</b:JournalName>
    <b:RefOrder>5</b:RefOrder>
  </b:Source>
  <b:Source>
    <b:Year>2015</b:Year>
    <b:BIBTEX_Entry>article</b:BIBTEX_Entry>
    <b:SourceType>JournalArticle</b:SourceType>
    <b:Title>R A Language and Environment for Statistical Computing</b:Title>
    <b:Tag>stats</b:Tag>
    <b:URL>https://www.R-project.org/</b:URL>
    <b:Author>
      <b:Author>
        <b:NameList>
          <b:Person>
            <b:Last>Team</b:Last>
            <b:Middle>Core</b:Middle>
            <b:First>R.</b:First>
          </b:Person>
        </b:NameList>
      </b:Author>
    </b:Author>
    <b:City>Vienna</b:City>
    <b:StateProvince>Austri</b:StateProvince>
    <b:CountryRegion>a</b:CountryRegion>
    <b:RefOrder>24</b:RefOrder>
  </b:Source>
  <b:Source>
    <b:Year>2014</b:Year>
    <b:BIBTEX_Entry>conference</b:BIBTEX_Entry>
    <b:SourceType>ConferenceProceedings</b:SourceType>
    <b:Title>Simulating large time-to-event trials in NONMEM</b:Title>
    <b:Tag>023</b:Tag>
    <b:BookTitle>Page 23</b:BookTitle>
    <b:URL>https://www.page-meeting.org/default.asp?abstract=3166</b:URL>
    <b:Author>
      <b:Author>
        <b:NameList>
          <b:Person>
            <b:Last>Nyberg</b:Last>
            <b:First>Joakim</b:First>
          </b:Person>
        </b:NameList>
      </b:Author>
    </b:Author>
    <b:ConferenceName>Page 23</b:ConferenceName>
    <b:RefOrder>25</b:RefOrder>
  </b:Source>
  <b:Source>
    <b:Year>1976</b:Year>
    <b:BIBTEX_Entry>article</b:BIBTEX_Entry>
    <b:SourceType>JournalArticle</b:SourceType>
    <b:Title>Nonparametric inference in connection with multiple decrement models</b:Title>
    <b:Tag>013</b:Tag>
    <b:Publisher>JSTOR</b:Publisher>
    <b:Author>
      <b:Author>
        <b:NameList>
          <b:Person>
            <b:Last>Aalen</b:Last>
            <b:First>Odd</b:First>
          </b:Person>
        </b:NameList>
      </b:Author>
    </b:Author>
    <b:Pages>15-27</b:Pages>
    <b:JournalName>Scandinavian Journal of Statistics</b:JournalName>
    <b:RefOrder>26</b:RefOrder>
  </b:Source>
  <b:Source>
    <b:Year>1972</b:Year>
    <b:Volume>14</b:Volume>
    <b:BIBTEX_Entry>article</b:BIBTEX_Entry>
    <b:SourceType>JournalArticle</b:SourceType>
    <b:Title>Theory and applications of hazard plotting for censored failure data</b:Title>
    <b:Tag>nelson1972theory</b:Tag>
    <b:Publisher>Taylor &amp; Francis</b:Publisher>
    <b:Author>
      <b:Author>
        <b:NameList>
          <b:Person>
            <b:Last>Nelson</b:Last>
            <b:First>Wayne</b:First>
          </b:Person>
        </b:NameList>
      </b:Author>
    </b:Author>
    <b:Pages>945-966</b:Pages>
    <b:JournalName>Technometrics</b:JournalName>
    <b:RefOrder>27</b:RefOrder>
  </b:Source>
  <b:Source>
    <b:Year>2011</b:Year>
    <b:Volume>360</b:Volume>
    <b:BIBTEX_Entry>book</b:BIBTEX_Entry>
    <b:SourceType>Book</b:SourceType>
    <b:Title>The statistical analysis of failure time data</b:Title>
    <b:Tag>kalbfleisch2011statistical</b:Tag>
    <b:Publisher>John Wiley &amp; Sons</b:Publisher>
    <b:Author>
      <b:Author>
        <b:NameList>
          <b:Person>
            <b:Last>Kalbfleisch</b:Last>
            <b:Middle>D.</b:Middle>
            <b:First>John</b:First>
          </b:Person>
          <b:Person>
            <b:Last>Prentice</b:Last>
            <b:Middle>L.</b:Middle>
            <b:First>Ross</b:First>
          </b:Person>
        </b:NameList>
      </b:Author>
    </b:Author>
    <b:RefOrder>28</b:RefOrder>
  </b:Source>
  <b:Source>
    <b:Year>2005</b:Year>
    <b:BIBTEX_Entry>book</b:BIBTEX_Entry>
    <b:SourceType>Book</b:SourceType>
    <b:Title>Survival analysis: techniques for censored and truncated data</b:Title>
    <b:Tag>klein2005survival</b:Tag>
    <b:Publisher>Springer Science &amp; Business Media</b:Publisher>
    <b:Author>
      <b:Author>
        <b:NameList>
          <b:Person>
            <b:Last>Klein</b:Last>
            <b:Middle>P.</b:Middle>
            <b:First>John</b:First>
          </b:Person>
          <b:Person>
            <b:Last>Moeschberger</b:Last>
            <b:Middle>L.</b:Middle>
            <b:First>Melvin</b:First>
          </b:Person>
        </b:NameList>
      </b:Author>
    </b:Author>
    <b:RefOrder>29</b:RefOrder>
  </b:Source>
  <b:Source>
    <b:Year>1976</b:Year>
    <b:BIBTEX_Entry>article</b:BIBTEX_Entry>
    <b:SourceType>JournalArticle</b:SourceType>
    <b:Title>The empirical distribution function with arbitrarily grouped, censored and truncated data</b:Title>
    <b:Tag>turnbull1976empirical</b:Tag>
    <b:Publisher>JSTOR</b:Publisher>
    <b:Author>
      <b:Author>
        <b:NameList>
          <b:Person>
            <b:Last>Turnbull</b:Last>
            <b:Middle>W.</b:Middle>
            <b:First>Bruce</b:First>
          </b:Person>
        </b:NameList>
      </b:Author>
    </b:Author>
    <b:Pages>290-295</b:Pages>
    <b:JournalName>Journal of the Royal Statistical Society. Series B (Methodological)</b:JournalName>
    <b:RefOrder>30</b:RefOrder>
  </b:Source>
  <b:Source>
    <b:Year>2010</b:Year>
    <b:Volume>143</b:Volume>
    <b:BIBTEX_Entry>article</b:BIBTEX_Entry>
    <b:SourceType>JournalArticle</b:SourceType>
    <b:Title>A practical guide to understanding Kaplan-Meier curves</b:Title>
    <b:Tag>005</b:Tag>
    <b:Publisher>Elsevier</b:Publisher>
    <b:URL>http://www.ncbi.nlm.nih.gov/pmc/articles/PMC3932959/pdf/nihms549224.pdf</b:URL>
    <b:Author>
      <b:Author>
        <b:NameList>
          <b:Person>
            <b:Last>Rich</b:Last>
            <b:Middle>T.</b:Middle>
            <b:First>Jason</b:First>
          </b:Person>
          <b:Person>
            <b:Last>Neely</b:Last>
            <b:Middle>Gail</b:Middle>
            <b:First>J.</b:First>
          </b:Person>
          <b:Person>
            <b:Last>Paniello</b:Last>
            <b:Middle>C.</b:Middle>
            <b:First>Randal</b:First>
          </b:Person>
          <b:Person>
            <b:Last>Voelker</b:Last>
            <b:Middle>C. J.</b:Middle>
            <b:First>Courtney</b:First>
          </b:Person>
          <b:Person>
            <b:Last>Nussenbaum</b:Last>
            <b:First>Brian</b:First>
          </b:Person>
          <b:Person>
            <b:Last>Wang</b:Last>
            <b:Middle>W.</b:Middle>
            <b:First>Eric</b:First>
          </b:Person>
        </b:NameList>
      </b:Author>
    </b:Author>
    <b:Pages>331-336</b:Pages>
    <b:JournalName>Otolaryngology-Head and Neck Surgery</b:JournalName>
    <b:RefOrder>2</b:RefOrder>
  </b:Source>
  <b:Source>
    <b:Year>2013</b:Year>
    <b:BIBTEX_Entry>conference</b:BIBTEX_Entry>
    <b:SourceType>ConferenceProceedings</b:SourceType>
    <b:Title>Visual Predictive Checks for the Evaluation of the Hazard Function in Time-to-Event Analyses</b:Title>
    <b:Tag>003</b:Tag>
    <b:BookTitle>Page 22</b:BookTitle>
    <b:URL>http://www.page-meeting.org/?abstract=2940</b:URL>
    <b:Author>
      <b:Author>
        <b:NameList>
          <b:Person>
            <b:Last>Hutmacher</b:Last>
            <b:First>Matt</b:First>
          </b:Person>
        </b:NameList>
      </b:Author>
    </b:Author>
    <b:ConferenceName>Page 22</b:ConferenceName>
    <b:RefOrder>31</b:RefOrder>
  </b:Source>
  <b:Source>
    <b:Year>2016</b:Year>
    <b:Volume>43</b:Volume>
    <b:BIBTEX_Entry>article</b:BIBTEX_Entry>
    <b:SourceType>JournalArticle</b:SourceType>
    <b:Title>Application of a hazard-based visual predictive check to evaluate parametric hazard models</b:Title>
    <b:Tag>008</b:Tag>
    <b:Publisher>Springer</b:Publisher>
    <b:URL>http://download.springer.com/static/pdf/752/art%253A10.1007%252Fs10928-015-9454-9.pdf?originUrl=http%3A%2F%2Flink.springer.com%2Farticle%2F10.1007%2Fs10928-015-9454-9&amp;token2=exp=1474403072 acl=%2Fstatic%2Fpdf%2F752%2Fart%25253A10.1007%25252Fs10928-015-9454-9.pdf%3ForiginUrl%3Dhttp%253A%252F%252Flink.springer.com%252Farticle%252F10.1007%252Fs10928-015-9454-9* hmac=1978a1b71896275079e50cdd7dde31801114281ce9de1c0c6ab9e847f832abf1</b:URL>
    <b:Author>
      <b:Author>
        <b:NameList>
          <b:Person>
            <b:Last>Huh</b:Last>
            <b:First>Yeamin</b:First>
          </b:Person>
          <b:Person>
            <b:Last>Hutmacher</b:Last>
            <b:Middle>M.</b:Middle>
            <b:First>Matthew</b:First>
          </b:Person>
        </b:NameList>
      </b:Author>
    </b:Author>
    <b:Pages>57-71</b:Pages>
    <b:JournalName>Journal of pharmacokinetics and pharmacodynamics</b:JournalName>
    <b:RefOrder>32</b:RefOrder>
  </b:Source>
  <b:Source>
    <b:Year>2005</b:Year>
    <b:Volume>79</b:Volume>
    <b:BIBTEX_Entry>article</b:BIBTEX_Entry>
    <b:SourceType>JournalArticle</b:SourceType>
    <b:Title>PsN-Toolkit—a collection of computer intensive statistical methods for non-linear mixed effect modeling using NONMEM</b:Title>
    <b:Tag>lindbom2005psn</b:Tag>
    <b:Publisher>Elsevier</b:Publisher>
    <b:Author>
      <b:Author>
        <b:NameList>
          <b:Person>
            <b:Last>Lindbom</b:Last>
            <b:First>Lars</b:First>
          </b:Person>
          <b:Person>
            <b:Last>Pihlgren</b:Last>
            <b:First>Pontus</b:First>
          </b:Person>
          <b:Person>
            <b:Last>Jonsson</b:Last>
            <b:First>Niclas</b:First>
          </b:Person>
        </b:NameList>
      </b:Author>
    </b:Author>
    <b:Pages>241-257</b:Pages>
    <b:JournalName>Computer methods and programs in biomedicine</b:JournalName>
    <b:RefOrder>33</b:RefOrder>
  </b:Source>
  <b:Source>
    <b:Year>2004</b:Year>
    <b:Volume>75</b:Volume>
    <b:BIBTEX_Entry>article</b:BIBTEX_Entry>
    <b:SourceType>JournalArticle</b:SourceType>
    <b:Title>Perl-speaks-NONMEM (PsN)—a Perl module for NONMEM related programming</b:Title>
    <b:Tag>lindbom2004perl</b:Tag>
    <b:Publisher>Elsevier</b:Publisher>
    <b:Author>
      <b:Author>
        <b:NameList>
          <b:Person>
            <b:Last>Lindbom</b:Last>
            <b:First>Lars</b:First>
          </b:Person>
          <b:Person>
            <b:Last>Ribbing</b:Last>
            <b:First>Jakob</b:First>
          </b:Person>
          <b:Person>
            <b:Last>Jonsson</b:Last>
            <b:Middle>Niclas</b:Middle>
            <b:First>E.</b:First>
          </b:Person>
        </b:NameList>
      </b:Author>
    </b:Author>
    <b:Pages>85-94</b:Pages>
    <b:JournalName>Computer methods and programs in biomedicine</b:JournalName>
    <b:RefOrder>34</b:RefOrder>
  </b:Source>
  <b:Source>
    <b:Year>1999</b:Year>
    <b:Volume>58</b:Volume>
    <b:BIBTEX_Entry>article</b:BIBTEX_Entry>
    <b:SourceType>JournalArticle</b:SourceType>
    <b:Title>Xpose--an S-PLUS based population pharmacokinetic/pharmacodynamic model building aid for NONMEM</b:Title>
    <b:Tag>xpose460</b:Tag>
    <b:Author>
      <b:Author>
        <b:NameList>
          <b:Person>
            <b:Last>Jonsson</b:Last>
            <b:Middle>N.</b:Middle>
            <b:First>E.</b:First>
          </b:Person>
          <b:Person>
            <b:Last>Karlsson</b:Last>
            <b:Middle>O.</b:Middle>
            <b:First>M.</b:First>
          </b:Person>
        </b:NameList>
      </b:Author>
    </b:Author>
    <b:Pages>51-64</b:Pages>
    <b:JournalName>Computer Methods and Programs in Biomedicine</b:JournalName>
    <b:RefOrder>35</b:RefOrder>
  </b:Source>
  <b:Source>
    <b:Year>1985</b:Year>
    <b:BIBTEX_Entry>article</b:BIBTEX_Entry>
    <b:SourceType>JournalArticle</b:SourceType>
    <b:Title>A histogram estimator of the hazard rate with censored data</b:Title>
    <b:Tag>liu1985histogram</b:Tag>
    <b:Publisher>JSTOR</b:Publisher>
    <b:Author>
      <b:Author>
        <b:NameList>
          <b:Person>
            <b:Last>Liu</b:Last>
            <b:Middle>Y. C.</b:Middle>
            <b:First>Regina</b:First>
          </b:Person>
          <b:Person>
            <b:Last>Van Ryzin</b:Last>
            <b:First>John</b:First>
          </b:Person>
        </b:NameList>
      </b:Author>
    </b:Author>
    <b:Pages>592-605</b:Pages>
    <b:JournalName>The Annals of Statistics</b:JournalName>
    <b:RefOrder>36</b:RefOrder>
  </b:Source>
  <b:Source>
    <b:Year>2005</b:Year>
    <b:Volume>59</b:Volume>
    <b:BIBTEX_Entry>article</b:BIBTEX_Entry>
    <b:SourceType>JournalArticle</b:SourceType>
    <b:Title>Illustrating the impact of a time-varying covariate with an extended Kaplan-Meier estimator</b:Title>
    <b:Tag>snapinn2005illustrating</b:Tag>
    <b:Publisher>Taylor &amp; Francis</b:Publisher>
    <b:Author>
      <b:Author>
        <b:NameList>
          <b:Person>
            <b:Last>Snapinn</b:Last>
            <b:Middle>M.</b:Middle>
            <b:First>Steven</b:First>
          </b:Person>
          <b:Person>
            <b:Last>Jiang</b:Last>
            <b:Middle>I.</b:Middle>
            <b:First>Q.</b:First>
          </b:Person>
          <b:Person>
            <b:Last>Iglewicz</b:Last>
            <b:First>Boris</b:First>
          </b:Person>
        </b:NameList>
      </b:Author>
    </b:Author>
    <b:Pages>301-307</b:Pages>
    <b:JournalName>The American Statistician</b:JournalName>
    <b:RefOrder>37</b:RefOrder>
  </b:Source>
  <b:Source>
    <b:Year>2005</b:Year>
    <b:Volume>24</b:Volume>
    <b:BIBTEX_Entry>article</b:BIBTEX_Entry>
    <b:SourceType>JournalArticle</b:SourceType>
    <b:Title>Goodness of fit of relative survival models</b:Title>
    <b:Tag>stare2005goodness</b:Tag>
    <b:Publisher>Wiley Online Library</b:Publisher>
    <b:Author>
      <b:Author>
        <b:NameList>
          <b:Person>
            <b:Last>Stare</b:Last>
            <b:First>Janez</b:First>
          </b:Person>
          <b:Person>
            <b:Last>Pohar</b:Last>
            <b:First>Maja</b:First>
          </b:Person>
          <b:Person>
            <b:Last>Henderson</b:Last>
            <b:First>Robin</b:First>
          </b:Person>
        </b:NameList>
      </b:Author>
    </b:Author>
    <b:Pages>3911-3925</b:Pages>
    <b:JournalName>Statistics in medicine</b:JournalName>
    <b:RefOrder>38</b:RefOrder>
  </b:Source>
</b:Sources>
</file>

<file path=customXml/itemProps1.xml><?xml version="1.0" encoding="utf-8"?>
<ds:datastoreItem xmlns:ds="http://schemas.openxmlformats.org/officeDocument/2006/customXml" ds:itemID="{A8D118BA-4E64-284D-9336-CB12461E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7153</Words>
  <Characters>40777</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Boehringer Ingelheim</Company>
  <LinksUpToDate>false</LinksUpToDate>
  <CharactersWithSpaces>47835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Brown,Giselle (MED TM&amp;CP) BIP-US-R</dc:creator>
  <cp:lastModifiedBy>Jonathan French</cp:lastModifiedBy>
  <cp:revision>2</cp:revision>
  <cp:lastPrinted>2017-10-17T18:02:00Z</cp:lastPrinted>
  <dcterms:created xsi:type="dcterms:W3CDTF">2017-11-20T15:26:00Z</dcterms:created>
  <dcterms:modified xsi:type="dcterms:W3CDTF">2017-11-20T15:26:00Z</dcterms:modified>
</cp:coreProperties>
</file>